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62499952"/>
        <w:docPartObj>
          <w:docPartGallery w:val="Cover Pages"/>
          <w:docPartUnique/>
        </w:docPartObj>
      </w:sdtPr>
      <w:sdtEndPr/>
      <w:sdtContent>
        <w:p w14:paraId="7B6925AF" w14:textId="1FA7EA42" w:rsidR="00B55D20" w:rsidRDefault="00B55D20" w:rsidP="0091729C">
          <w:pPr>
            <w:spacing w:before="0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1312" behindDoc="0" locked="1" layoutInCell="1" allowOverlap="1" wp14:anchorId="0BD7A563" wp14:editId="6AF06F59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1476375</wp:posOffset>
                    </wp:positionV>
                    <wp:extent cx="5968800" cy="1404620"/>
                    <wp:effectExtent l="0" t="0" r="0" b="6985"/>
                    <wp:wrapSquare wrapText="bothSides"/>
                    <wp:docPr id="1599545914" name="Textové pol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96880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D6E62FC" w14:textId="0EEF997A" w:rsidR="00B55D20" w:rsidRDefault="009B55B1" w:rsidP="0091729C">
                                <w:pPr>
                                  <w:ind w:left="-142"/>
                                </w:pPr>
                                <w:sdt>
                                  <w:sdtPr>
                                    <w:rPr>
                                      <w:rFonts w:eastAsiaTheme="majorEastAsia" w:cstheme="majorBidi"/>
                                      <w:b/>
                                      <w:bCs/>
                                      <w:spacing w:val="-10"/>
                                      <w:kern w:val="28"/>
                                      <w:sz w:val="56"/>
                                      <w:szCs w:val="56"/>
                                    </w:rPr>
                                    <w:alias w:val="Název"/>
                                    <w:tag w:val=""/>
                                    <w:id w:val="57760219"/>
                                    <w:placeholder>
                                      <w:docPart w:val="0DD6536DBB0F455AB97ABB8A3AB717CC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B55D20" w:rsidRPr="007D5876">
                                      <w:rPr>
                                        <w:rFonts w:eastAsiaTheme="majorEastAsia" w:cstheme="majorBidi"/>
                                        <w:b/>
                                        <w:bCs/>
                                        <w:spacing w:val="-10"/>
                                        <w:kern w:val="28"/>
                                        <w:sz w:val="56"/>
                                        <w:szCs w:val="56"/>
                                      </w:rPr>
                                      <w:t>(PŘEDBĚŽNÝ) PLÁN REALIZACE BIM (BEP)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0BD7A563" id="_x0000_t202" coordsize="21600,21600" o:spt="202" path="m,l,21600r21600,l21600,xe">
                    <v:stroke joinstyle="miter"/>
                    <v:path gradientshapeok="t" o:connecttype="rect"/>
                  </v:shapetype>
                  <v:shape id="Textové pole 2" o:spid="_x0000_s1026" type="#_x0000_t202" style="position:absolute;margin-left:418.8pt;margin-top:116.25pt;width:470pt;height:110.6pt;z-index:25166131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" stroked="f">
                    <v:textbox style="mso-fit-shape-to-text:t">
                      <w:txbxContent>
                        <w:p w14:paraId="3D6E62FC" w14:textId="0EEF997A" w:rsidR="00B55D20" w:rsidRDefault="00000000" w:rsidP="0091729C">
                          <w:pPr>
                            <w:ind w:left="-142"/>
                          </w:pPr>
                          <w:sdt>
                            <w:sdtPr>
                              <w:rPr>
                                <w:rFonts w:eastAsiaTheme="majorEastAsia" w:cstheme="majorBidi"/>
                                <w:b/>
                                <w:bCs/>
                                <w:spacing w:val="-10"/>
                                <w:kern w:val="28"/>
                                <w:sz w:val="56"/>
                                <w:szCs w:val="56"/>
                              </w:rPr>
                              <w:alias w:val="Název"/>
                              <w:tag w:val=""/>
                              <w:id w:val="57760219"/>
                              <w:placeholder>
                                <w:docPart w:val="0DD6536DBB0F455AB97ABB8A3AB717CC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B55D20" w:rsidRPr="007D5876">
                                <w:rPr>
                                  <w:rFonts w:eastAsiaTheme="majorEastAsia" w:cstheme="majorBidi"/>
                                  <w:b/>
                                  <w:bCs/>
                                  <w:spacing w:val="-10"/>
                                  <w:kern w:val="28"/>
                                  <w:sz w:val="56"/>
                                  <w:szCs w:val="56"/>
                                </w:rPr>
                                <w:t>(PŘEDBĚŽNÝ) PLÁN REALIZACE BIM (BEP)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  <w10:anchorlock/>
                  </v:shape>
                </w:pict>
              </mc:Fallback>
            </mc:AlternateContent>
          </w:r>
          <w:r w:rsidRPr="00511004">
            <w:rPr>
              <w:rFonts w:ascii="Arial" w:hAnsi="Arial"/>
              <w:noProof/>
            </w:rPr>
            <mc:AlternateContent>
              <mc:Choice Requires="wps">
                <w:drawing>
                  <wp:anchor distT="45720" distB="45720" distL="114300" distR="114300" simplePos="0" relativeHeight="251659264" behindDoc="0" locked="0" layoutInCell="1" allowOverlap="1" wp14:anchorId="24ECA5DD" wp14:editId="25A3E4EE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3467100</wp:posOffset>
                    </wp:positionV>
                    <wp:extent cx="5961600" cy="1404620"/>
                    <wp:effectExtent l="0" t="0" r="1270" b="0"/>
                    <wp:wrapSquare wrapText="bothSides"/>
                    <wp:docPr id="217" name="Textové pol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96160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7252A65" w14:textId="3FF1AAD7" w:rsidR="00B55D20" w:rsidRDefault="00B55D20" w:rsidP="00511004">
                                <w:pPr>
                                  <w:ind w:left="-142"/>
                                  <w:rPr>
                                    <w:sz w:val="36"/>
                                    <w:szCs w:val="36"/>
                                  </w:rPr>
                                </w:pPr>
                                <w:r w:rsidRPr="00511004"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 xml:space="preserve">Projekt: </w:t>
                                </w: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  <w:highlight w:val="yellow"/>
                                    </w:rPr>
                                    <w:alias w:val="Podtitul"/>
                                    <w:tag w:val=""/>
                                    <w:id w:val="1524362449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F417C4" w:rsidRPr="00F417C4">
                                      <w:rPr>
                                        <w:sz w:val="36"/>
                                        <w:szCs w:val="36"/>
                                        <w:highlight w:val="yellow"/>
                                      </w:rPr>
                                      <w:t>xxx</w:t>
                                    </w:r>
                                  </w:sdtContent>
                                </w:sdt>
                              </w:p>
                              <w:p w14:paraId="47D84F2A" w14:textId="1D26D34D" w:rsidR="00B55D20" w:rsidRDefault="00B55D20" w:rsidP="00511004">
                                <w:pPr>
                                  <w:ind w:left="-142"/>
                                  <w:rPr>
                                    <w:sz w:val="36"/>
                                    <w:szCs w:val="36"/>
                                  </w:rPr>
                                </w:pPr>
                                <w:r w:rsidRPr="00511004"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Obj</w:t>
                                </w:r>
                                <w:r w:rsidR="00A87E9D"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e</w:t>
                                </w:r>
                                <w:r w:rsidRPr="00511004"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 xml:space="preserve">dnatel: </w:t>
                                </w: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  <w:highlight w:val="yellow"/>
                                    </w:rPr>
                                    <w:alias w:val="Společnost"/>
                                    <w:tag w:val=""/>
                                    <w:id w:val="-199733055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F417C4" w:rsidRPr="00F417C4">
                                      <w:rPr>
                                        <w:sz w:val="36"/>
                                        <w:szCs w:val="36"/>
                                        <w:highlight w:val="yellow"/>
                                      </w:rPr>
                                      <w:t>xxx</w:t>
                                    </w:r>
                                  </w:sdtContent>
                                </w:sdt>
                              </w:p>
                              <w:p w14:paraId="07EF9C03" w14:textId="123B8D21" w:rsidR="00B55D20" w:rsidRPr="00B55D20" w:rsidRDefault="00B55D20" w:rsidP="00511004">
                                <w:pPr>
                                  <w:ind w:left="-142"/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B55D20"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 xml:space="preserve">Dodavatel: </w:t>
                                </w: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  <w:highlight w:val="yellow"/>
                                    </w:rPr>
                                    <w:alias w:val="Autor"/>
                                    <w:tag w:val=""/>
                                    <w:id w:val="376514502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F417C4" w:rsidRPr="00F417C4">
                                      <w:rPr>
                                        <w:sz w:val="36"/>
                                        <w:szCs w:val="36"/>
                                        <w:highlight w:val="yellow"/>
                                      </w:rPr>
                                      <w:t>xxx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24ECA5DD" id="_x0000_s1027" type="#_x0000_t202" style="position:absolute;margin-left:418.2pt;margin-top:273pt;width:469.4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" stroked="f">
                    <v:textbox style="mso-fit-shape-to-text:t">
                      <w:txbxContent>
                        <w:p w14:paraId="57252A65" w14:textId="3FF1AAD7" w:rsidR="00B55D20" w:rsidRDefault="00B55D20" w:rsidP="00511004">
                          <w:pPr>
                            <w:ind w:left="-142"/>
                            <w:rPr>
                              <w:sz w:val="36"/>
                              <w:szCs w:val="36"/>
                            </w:rPr>
                          </w:pPr>
                          <w:r w:rsidRPr="00511004"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t xml:space="preserve">Projekt: </w:t>
                          </w:r>
                          <w:sdt>
                            <w:sdtPr>
                              <w:rPr>
                                <w:sz w:val="36"/>
                                <w:szCs w:val="36"/>
                                <w:highlight w:val="yellow"/>
                              </w:rPr>
                              <w:alias w:val="Podtitul"/>
                              <w:tag w:val=""/>
                              <w:id w:val="1524362449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F417C4" w:rsidRPr="00F417C4">
                                <w:rPr>
                                  <w:sz w:val="36"/>
                                  <w:szCs w:val="36"/>
                                  <w:highlight w:val="yellow"/>
                                </w:rPr>
                                <w:t>xxx</w:t>
                              </w:r>
                            </w:sdtContent>
                          </w:sdt>
                        </w:p>
                        <w:p w14:paraId="47D84F2A" w14:textId="1D26D34D" w:rsidR="00B55D20" w:rsidRDefault="00B55D20" w:rsidP="00511004">
                          <w:pPr>
                            <w:ind w:left="-142"/>
                            <w:rPr>
                              <w:sz w:val="36"/>
                              <w:szCs w:val="36"/>
                            </w:rPr>
                          </w:pPr>
                          <w:r w:rsidRPr="00511004"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t>Obj</w:t>
                          </w:r>
                          <w:r w:rsidR="00A87E9D"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t>e</w:t>
                          </w:r>
                          <w:r w:rsidRPr="00511004"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t xml:space="preserve">dnatel: </w:t>
                          </w:r>
                          <w:sdt>
                            <w:sdtPr>
                              <w:rPr>
                                <w:sz w:val="36"/>
                                <w:szCs w:val="36"/>
                                <w:highlight w:val="yellow"/>
                              </w:rPr>
                              <w:alias w:val="Společnost"/>
                              <w:tag w:val=""/>
                              <w:id w:val="-199733055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F417C4" w:rsidRPr="00F417C4">
                                <w:rPr>
                                  <w:sz w:val="36"/>
                                  <w:szCs w:val="36"/>
                                  <w:highlight w:val="yellow"/>
                                </w:rPr>
                                <w:t>xxx</w:t>
                              </w:r>
                            </w:sdtContent>
                          </w:sdt>
                        </w:p>
                        <w:p w14:paraId="07EF9C03" w14:textId="123B8D21" w:rsidR="00B55D20" w:rsidRPr="00B55D20" w:rsidRDefault="00B55D20" w:rsidP="00511004">
                          <w:pPr>
                            <w:ind w:left="-142"/>
                            <w:rPr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B55D20"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t xml:space="preserve">Dodavatel: </w:t>
                          </w:r>
                          <w:sdt>
                            <w:sdtPr>
                              <w:rPr>
                                <w:sz w:val="36"/>
                                <w:szCs w:val="36"/>
                                <w:highlight w:val="yellow"/>
                              </w:rPr>
                              <w:alias w:val="Autor"/>
                              <w:tag w:val=""/>
                              <w:id w:val="376514502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F417C4" w:rsidRPr="00F417C4">
                                <w:rPr>
                                  <w:sz w:val="36"/>
                                  <w:szCs w:val="36"/>
                                  <w:highlight w:val="yellow"/>
                                </w:rPr>
                                <w:t>xxx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511004">
            <w:rPr>
              <w:rFonts w:ascii="Arial" w:hAnsi="Arial"/>
              <w:noProof/>
            </w:rPr>
            <mc:AlternateContent>
              <mc:Choice Requires="wps">
                <w:drawing>
                  <wp:anchor distT="45720" distB="45720" distL="114300" distR="114300" simplePos="0" relativeHeight="251660288" behindDoc="0" locked="1" layoutInCell="1" allowOverlap="1" wp14:anchorId="1B92498B" wp14:editId="561C0D1F">
                    <wp:simplePos x="0" y="0"/>
                    <wp:positionH relativeFrom="margin">
                      <wp:align>left</wp:align>
                    </wp:positionH>
                    <wp:positionV relativeFrom="page">
                      <wp:posOffset>9152255</wp:posOffset>
                    </wp:positionV>
                    <wp:extent cx="5968800" cy="1404620"/>
                    <wp:effectExtent l="0" t="0" r="0" b="0"/>
                    <wp:wrapSquare wrapText="bothSides"/>
                    <wp:docPr id="518385714" name="Textové pol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96880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54FE162" w14:textId="6670EACB" w:rsidR="00B55D20" w:rsidRPr="00E82DE3" w:rsidRDefault="00B55D20" w:rsidP="00511004">
                                <w:pPr>
                                  <w:ind w:left="-142"/>
                                  <w:rPr>
                                    <w:noProof/>
                                  </w:rPr>
                                </w:pPr>
                                <w:r w:rsidRPr="50E65248">
                                  <w:t>Datum:</w:t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 w:rsidRPr="005D7EFD">
                                  <w:fldChar w:fldCharType="begin"/>
                                </w:r>
                                <w:r>
                                  <w:instrText xml:space="preserve"> TIME \@ "dd.MM.yyyy" </w:instrText>
                                </w:r>
                                <w:r w:rsidRPr="005D7EFD">
                                  <w:fldChar w:fldCharType="separate"/>
                                </w:r>
                                <w:ins w:id="0" w:author="Lukáš Kohout" w:date="2025-12-19T08:10:00Z" w16du:dateUtc="2025-12-19T07:10:00Z">
                                  <w:r w:rsidR="009B55B1">
                                    <w:rPr>
                                      <w:noProof/>
                                    </w:rPr>
                                    <w:t>19.12.2025</w:t>
                                  </w:r>
                                </w:ins>
                                <w:ins w:id="1" w:author="Šárka Bulawová" w:date="2025-06-17T11:15:00Z" w16du:dateUtc="2025-06-17T09:15:00Z">
                                  <w:del w:id="2" w:author="Lukáš Kohout" w:date="2025-07-04T09:17:00Z" w16du:dateUtc="2025-07-04T07:17:00Z">
                                    <w:r w:rsidR="00087772" w:rsidDel="00DE2B7E">
                                      <w:rPr>
                                        <w:noProof/>
                                      </w:rPr>
                                      <w:delText>17.06.2025</w:delText>
                                    </w:r>
                                  </w:del>
                                </w:ins>
                                <w:del w:id="3" w:author="Lukáš Kohout" w:date="2025-07-04T09:17:00Z" w16du:dateUtc="2025-07-04T07:17:00Z">
                                  <w:r w:rsidR="00F26D49" w:rsidDel="00DE2B7E">
                                    <w:rPr>
                                      <w:noProof/>
                                    </w:rPr>
                                    <w:delText>29.05.2025</w:delText>
                                  </w:r>
                                </w:del>
                                <w:r w:rsidRPr="005D7EFD">
                                  <w:fldChar w:fldCharType="end"/>
                                </w:r>
                              </w:p>
                              <w:p w14:paraId="74864145" w14:textId="6B884925" w:rsidR="00B55D20" w:rsidRPr="00E82DE3" w:rsidRDefault="00B55D20" w:rsidP="00511004">
                                <w:pPr>
                                  <w:ind w:left="-142"/>
                                </w:pPr>
                                <w:r w:rsidRPr="50E65248">
                                  <w:t>Verze:</w:t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sdt>
                                  <w:sdtPr>
                                    <w:alias w:val="Klíčová slova"/>
                                    <w:tag w:val=""/>
                                    <w:id w:val="91745495"/>
      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80BB0">
                                      <w:t>01</w:t>
                                    </w:r>
                                  </w:sdtContent>
                                </w:sdt>
                              </w:p>
                              <w:p w14:paraId="5D82D7A5" w14:textId="65A3DA6E" w:rsidR="00B55D20" w:rsidRDefault="00B55D20" w:rsidP="00511004">
                                <w:pPr>
                                  <w:ind w:left="-142"/>
                                </w:pPr>
                                <w:r w:rsidRPr="00E82DE3">
                                  <w:t>Vytvořil:</w:t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sdt>
                                  <w:sdtPr>
                                    <w:alias w:val="E-mail společnosti"/>
                                    <w:tag w:val=""/>
                                    <w:id w:val="-1810077845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D80BB0">
                                      <w:t>BIM Consulting s.r.o.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1B92498B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8" type="#_x0000_t202" style="position:absolute;margin-left:0;margin-top:720.65pt;width:470pt;height:110.6pt;z-index:25166028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" stroked="f">
                    <v:textbox style="mso-fit-shape-to-text:t">
                      <w:txbxContent>
                        <w:p w14:paraId="554FE162" w14:textId="6670EACB" w:rsidR="00B55D20" w:rsidRPr="00E82DE3" w:rsidRDefault="00B55D20" w:rsidP="00511004">
                          <w:pPr>
                            <w:ind w:left="-142"/>
                            <w:rPr>
                              <w:noProof/>
                            </w:rPr>
                          </w:pPr>
                          <w:r w:rsidRPr="50E65248">
                            <w:t>Datum:</w:t>
                          </w:r>
                          <w:r>
                            <w:tab/>
                          </w:r>
                          <w:r>
                            <w:tab/>
                          </w:r>
                          <w:r w:rsidRPr="005D7EFD">
                            <w:fldChar w:fldCharType="begin"/>
                          </w:r>
                          <w:r>
                            <w:instrText xml:space="preserve"> TIME \@ "dd.MM.yyyy" </w:instrText>
                          </w:r>
                          <w:r w:rsidRPr="005D7EFD">
                            <w:fldChar w:fldCharType="separate"/>
                          </w:r>
                          <w:ins w:id="4" w:author="Lukáš Kohout" w:date="2025-12-19T08:10:00Z" w16du:dateUtc="2025-12-19T07:10:00Z">
                            <w:r w:rsidR="009B55B1">
                              <w:rPr>
                                <w:noProof/>
                              </w:rPr>
                              <w:t>19.12.2025</w:t>
                            </w:r>
                          </w:ins>
                          <w:ins w:id="5" w:author="Šárka Bulawová" w:date="2025-06-17T11:15:00Z" w16du:dateUtc="2025-06-17T09:15:00Z">
                            <w:del w:id="6" w:author="Lukáš Kohout" w:date="2025-07-04T09:17:00Z" w16du:dateUtc="2025-07-04T07:17:00Z">
                              <w:r w:rsidR="00087772" w:rsidDel="00DE2B7E">
                                <w:rPr>
                                  <w:noProof/>
                                </w:rPr>
                                <w:delText>17.06.2025</w:delText>
                              </w:r>
                            </w:del>
                          </w:ins>
                          <w:del w:id="7" w:author="Lukáš Kohout" w:date="2025-07-04T09:17:00Z" w16du:dateUtc="2025-07-04T07:17:00Z">
                            <w:r w:rsidR="00F26D49" w:rsidDel="00DE2B7E">
                              <w:rPr>
                                <w:noProof/>
                              </w:rPr>
                              <w:delText>29.05.2025</w:delText>
                            </w:r>
                          </w:del>
                          <w:r w:rsidRPr="005D7EFD">
                            <w:fldChar w:fldCharType="end"/>
                          </w:r>
                        </w:p>
                        <w:p w14:paraId="74864145" w14:textId="6B884925" w:rsidR="00B55D20" w:rsidRPr="00E82DE3" w:rsidRDefault="00B55D20" w:rsidP="00511004">
                          <w:pPr>
                            <w:ind w:left="-142"/>
                          </w:pPr>
                          <w:r w:rsidRPr="50E65248">
                            <w:t>Verze:</w:t>
                          </w:r>
                          <w:r>
                            <w:tab/>
                          </w:r>
                          <w:r>
                            <w:tab/>
                          </w:r>
                          <w:sdt>
                            <w:sdtPr>
                              <w:alias w:val="Klíčová slova"/>
                              <w:tag w:val=""/>
                              <w:id w:val="91745495"/>
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<w:text/>
                            </w:sdtPr>
                            <w:sdtEndPr/>
                            <w:sdtContent>
                              <w:r w:rsidR="00D80BB0">
                                <w:t>01</w:t>
                              </w:r>
                            </w:sdtContent>
                          </w:sdt>
                        </w:p>
                        <w:p w14:paraId="5D82D7A5" w14:textId="65A3DA6E" w:rsidR="00B55D20" w:rsidRDefault="00B55D20" w:rsidP="00511004">
                          <w:pPr>
                            <w:ind w:left="-142"/>
                          </w:pPr>
                          <w:r w:rsidRPr="00E82DE3">
                            <w:t>Vytvořil:</w:t>
                          </w:r>
                          <w:r>
                            <w:tab/>
                          </w:r>
                          <w:r>
                            <w:tab/>
                          </w:r>
                          <w:sdt>
                            <w:sdtPr>
                              <w:alias w:val="E-mail společnosti"/>
                              <w:tag w:val=""/>
                              <w:id w:val="-1810077845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D80BB0">
                                <w:t>BIM Consulting s.r.o.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  <w10:anchorlock/>
                  </v:shape>
                </w:pict>
              </mc:Fallback>
            </mc:AlternateContent>
          </w:r>
        </w:p>
        <w:p w14:paraId="4DFF3136" w14:textId="79F3F917" w:rsidR="00B55D20" w:rsidRDefault="00B55D20">
          <w:pPr>
            <w:spacing w:before="0" w:after="200" w:line="276" w:lineRule="auto"/>
          </w:pPr>
          <w:r>
            <w:br w:type="page"/>
          </w:r>
        </w:p>
      </w:sdtContent>
    </w:sdt>
    <w:p w14:paraId="187C438F" w14:textId="21E63B0F" w:rsidR="000C3B8C" w:rsidRPr="000C3B8C" w:rsidRDefault="000C3B8C" w:rsidP="000C3B8C">
      <w:pPr>
        <w:rPr>
          <w:b/>
          <w:bCs/>
          <w:sz w:val="28"/>
          <w:szCs w:val="32"/>
        </w:rPr>
      </w:pPr>
      <w:bookmarkStart w:id="8" w:name="_Toc198646081"/>
      <w:r w:rsidRPr="000C3B8C">
        <w:rPr>
          <w:b/>
          <w:bCs/>
          <w:sz w:val="28"/>
          <w:szCs w:val="32"/>
        </w:rPr>
        <w:lastRenderedPageBreak/>
        <w:t>Obsah</w:t>
      </w:r>
    </w:p>
    <w:p w14:paraId="2E6067A4" w14:textId="734245D4" w:rsidR="000C3B8C" w:rsidRDefault="000C3B8C">
      <w:pPr>
        <w:pStyle w:val="Obsah1"/>
        <w:rPr>
          <w:rFonts w:asciiTheme="minorHAnsi" w:hAnsiTheme="minorHAnsi" w:cstheme="minorBidi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198799331" w:history="1">
        <w:r w:rsidRPr="00737440">
          <w:rPr>
            <w:rStyle w:val="Hypertextovodkaz"/>
            <w:noProof/>
          </w:rPr>
          <w:t>1</w:t>
        </w:r>
        <w:r>
          <w:rPr>
            <w:rFonts w:asciiTheme="minorHAnsi" w:hAnsiTheme="minorHAnsi" w:cstheme="minorBidi"/>
            <w:b w:val="0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737440">
          <w:rPr>
            <w:rStyle w:val="Hypertextovodkaz"/>
            <w:noProof/>
          </w:rPr>
          <w:t>Úvod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_Toc198799331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74CBFB" w14:textId="69BB1F09" w:rsidR="000C3B8C" w:rsidRDefault="000C3B8C">
      <w:pPr>
        <w:pStyle w:val="Obsah2"/>
        <w:rPr>
          <w:rFonts w:asciiTheme="minorHAnsi" w:hAnsiTheme="minorHAnsi" w:cstheme="minorBidi"/>
          <w:noProof/>
          <w:kern w:val="2"/>
          <w:sz w:val="24"/>
          <w:szCs w:val="24"/>
          <w:lang w:eastAsia="cs-CZ"/>
          <w14:ligatures w14:val="standardContextual"/>
        </w:rPr>
      </w:pPr>
      <w:hyperlink w:anchor="_Toc198799332" w:history="1">
        <w:r w:rsidRPr="00737440">
          <w:rPr>
            <w:rStyle w:val="Hypertextovodkaz"/>
            <w:noProof/>
          </w:rPr>
          <w:t>1.1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737440">
          <w:rPr>
            <w:rStyle w:val="Hypertextovodkaz"/>
            <w:noProof/>
          </w:rPr>
          <w:t>Pojmy a zkratky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_Toc198799332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C22802" w14:textId="342558D8" w:rsidR="000C3B8C" w:rsidRDefault="000C3B8C">
      <w:pPr>
        <w:pStyle w:val="Obsah2"/>
        <w:rPr>
          <w:rFonts w:asciiTheme="minorHAnsi" w:hAnsiTheme="minorHAnsi" w:cstheme="minorBidi"/>
          <w:noProof/>
          <w:kern w:val="2"/>
          <w:sz w:val="24"/>
          <w:szCs w:val="24"/>
          <w:lang w:eastAsia="cs-CZ"/>
          <w14:ligatures w14:val="standardContextual"/>
        </w:rPr>
      </w:pPr>
      <w:hyperlink w:anchor="_Toc198799333" w:history="1">
        <w:r w:rsidRPr="00737440">
          <w:rPr>
            <w:rStyle w:val="Hypertextovodkaz"/>
            <w:noProof/>
          </w:rPr>
          <w:t>1.2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737440">
          <w:rPr>
            <w:rStyle w:val="Hypertextovodkaz"/>
            <w:noProof/>
          </w:rPr>
          <w:t>Použité normy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_Toc198799333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85CE0A" w14:textId="29BB84AF" w:rsidR="000C3B8C" w:rsidRDefault="000C3B8C">
      <w:pPr>
        <w:pStyle w:val="Obsah1"/>
        <w:rPr>
          <w:rFonts w:asciiTheme="minorHAnsi" w:hAnsiTheme="minorHAnsi" w:cstheme="minorBidi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198799334" w:history="1">
        <w:r w:rsidRPr="00737440">
          <w:rPr>
            <w:rStyle w:val="Hypertextovodkaz"/>
            <w:noProof/>
          </w:rPr>
          <w:t>2</w:t>
        </w:r>
        <w:r>
          <w:rPr>
            <w:rFonts w:asciiTheme="minorHAnsi" w:hAnsiTheme="minorHAnsi" w:cstheme="minorBidi"/>
            <w:b w:val="0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737440">
          <w:rPr>
            <w:rStyle w:val="Hypertextovodkaz"/>
            <w:noProof/>
          </w:rPr>
          <w:t>Funkce managementu informací BIM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_Toc198799334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13E0C1B" w14:textId="3A6B360A" w:rsidR="000C3B8C" w:rsidRDefault="000C3B8C">
      <w:pPr>
        <w:pStyle w:val="Obsah2"/>
        <w:rPr>
          <w:rFonts w:asciiTheme="minorHAnsi" w:hAnsiTheme="minorHAnsi" w:cstheme="minorBidi"/>
          <w:noProof/>
          <w:kern w:val="2"/>
          <w:sz w:val="24"/>
          <w:szCs w:val="24"/>
          <w:lang w:eastAsia="cs-CZ"/>
          <w14:ligatures w14:val="standardContextual"/>
        </w:rPr>
      </w:pPr>
      <w:hyperlink w:anchor="_Toc198799335" w:history="1">
        <w:r w:rsidRPr="00737440">
          <w:rPr>
            <w:rStyle w:val="Hypertextovodkaz"/>
            <w:noProof/>
          </w:rPr>
          <w:t>2.1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737440">
          <w:rPr>
            <w:rStyle w:val="Hypertextovodkaz"/>
            <w:noProof/>
          </w:rPr>
          <w:t>Funkce a odpovědnosti při managementu informací BIM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_Toc198799335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6343AC" w14:textId="2ADC6569" w:rsidR="000C3B8C" w:rsidRDefault="000C3B8C">
      <w:pPr>
        <w:pStyle w:val="Obsah2"/>
        <w:rPr>
          <w:rFonts w:asciiTheme="minorHAnsi" w:hAnsiTheme="minorHAnsi" w:cstheme="minorBidi"/>
          <w:noProof/>
          <w:kern w:val="2"/>
          <w:sz w:val="24"/>
          <w:szCs w:val="24"/>
          <w:lang w:eastAsia="cs-CZ"/>
          <w14:ligatures w14:val="standardContextual"/>
        </w:rPr>
      </w:pPr>
      <w:hyperlink w:anchor="_Toc198799336" w:history="1">
        <w:r w:rsidRPr="00737440">
          <w:rPr>
            <w:rStyle w:val="Hypertextovodkaz"/>
            <w:noProof/>
          </w:rPr>
          <w:t>2.2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737440">
          <w:rPr>
            <w:rStyle w:val="Hypertextovodkaz"/>
            <w:noProof/>
          </w:rPr>
          <w:t>Organizační struktura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_Toc198799336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F27EB7C" w14:textId="65584355" w:rsidR="000C3B8C" w:rsidRDefault="000C3B8C">
      <w:pPr>
        <w:pStyle w:val="Obsah2"/>
        <w:rPr>
          <w:rFonts w:asciiTheme="minorHAnsi" w:hAnsiTheme="minorHAnsi" w:cstheme="minorBidi"/>
          <w:noProof/>
          <w:kern w:val="2"/>
          <w:sz w:val="24"/>
          <w:szCs w:val="24"/>
          <w:lang w:eastAsia="cs-CZ"/>
          <w14:ligatures w14:val="standardContextual"/>
        </w:rPr>
      </w:pPr>
      <w:hyperlink w:anchor="_Toc198799337" w:history="1">
        <w:r w:rsidRPr="00737440">
          <w:rPr>
            <w:rStyle w:val="Hypertextovodkaz"/>
            <w:noProof/>
          </w:rPr>
          <w:t>2.3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737440">
          <w:rPr>
            <w:rStyle w:val="Hypertextovodkaz"/>
            <w:noProof/>
          </w:rPr>
          <w:t>Kontaktní osoby na straně objednatele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_Toc198799337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981D143" w14:textId="7AF4EE59" w:rsidR="000C3B8C" w:rsidRDefault="000C3B8C">
      <w:pPr>
        <w:pStyle w:val="Obsah2"/>
        <w:rPr>
          <w:rFonts w:asciiTheme="minorHAnsi" w:hAnsiTheme="minorHAnsi" w:cstheme="minorBidi"/>
          <w:noProof/>
          <w:kern w:val="2"/>
          <w:sz w:val="24"/>
          <w:szCs w:val="24"/>
          <w:lang w:eastAsia="cs-CZ"/>
          <w14:ligatures w14:val="standardContextual"/>
        </w:rPr>
      </w:pPr>
      <w:hyperlink w:anchor="_Toc198799338" w:history="1">
        <w:r w:rsidRPr="00737440">
          <w:rPr>
            <w:rStyle w:val="Hypertextovodkaz"/>
            <w:noProof/>
          </w:rPr>
          <w:t>2.4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737440">
          <w:rPr>
            <w:rStyle w:val="Hypertextovodkaz"/>
            <w:noProof/>
          </w:rPr>
          <w:t>Kontaktní osoby na straně dodavatele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_Toc198799338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445A952" w14:textId="27665A29" w:rsidR="000C3B8C" w:rsidRDefault="000C3B8C">
      <w:pPr>
        <w:pStyle w:val="Obsah1"/>
        <w:rPr>
          <w:rFonts w:asciiTheme="minorHAnsi" w:hAnsiTheme="minorHAnsi" w:cstheme="minorBidi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198799339" w:history="1">
        <w:r w:rsidRPr="00737440">
          <w:rPr>
            <w:rStyle w:val="Hypertextovodkaz"/>
            <w:noProof/>
          </w:rPr>
          <w:t>3</w:t>
        </w:r>
        <w:r>
          <w:rPr>
            <w:rFonts w:asciiTheme="minorHAnsi" w:hAnsiTheme="minorHAnsi" w:cstheme="minorBidi"/>
            <w:b w:val="0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737440">
          <w:rPr>
            <w:rStyle w:val="Hypertextovodkaz"/>
            <w:noProof/>
          </w:rPr>
          <w:t>Strategie sdružování a struktura členění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_Toc198799339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F7D6830" w14:textId="6F136BA9" w:rsidR="000C3B8C" w:rsidRDefault="000C3B8C">
      <w:pPr>
        <w:pStyle w:val="Obsah2"/>
        <w:rPr>
          <w:rFonts w:asciiTheme="minorHAnsi" w:hAnsiTheme="minorHAnsi" w:cstheme="minorBidi"/>
          <w:noProof/>
          <w:kern w:val="2"/>
          <w:sz w:val="24"/>
          <w:szCs w:val="24"/>
          <w:lang w:eastAsia="cs-CZ"/>
          <w14:ligatures w14:val="standardContextual"/>
        </w:rPr>
      </w:pPr>
      <w:hyperlink w:anchor="_Toc198799340" w:history="1">
        <w:r w:rsidRPr="00737440">
          <w:rPr>
            <w:rStyle w:val="Hypertextovodkaz"/>
            <w:noProof/>
          </w:rPr>
          <w:t>3.1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737440">
          <w:rPr>
            <w:rStyle w:val="Hypertextovodkaz"/>
            <w:noProof/>
          </w:rPr>
          <w:t>Stavební objekty (provozní soubory, inženýrské objekty)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_Toc198799340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912B229" w14:textId="103B3AE4" w:rsidR="000C3B8C" w:rsidRDefault="000C3B8C">
      <w:pPr>
        <w:pStyle w:val="Obsah2"/>
        <w:rPr>
          <w:rFonts w:asciiTheme="minorHAnsi" w:hAnsiTheme="minorHAnsi" w:cstheme="minorBidi"/>
          <w:noProof/>
          <w:kern w:val="2"/>
          <w:sz w:val="24"/>
          <w:szCs w:val="24"/>
          <w:lang w:eastAsia="cs-CZ"/>
          <w14:ligatures w14:val="standardContextual"/>
        </w:rPr>
      </w:pPr>
      <w:hyperlink w:anchor="_Toc198799341" w:history="1">
        <w:r w:rsidRPr="00737440">
          <w:rPr>
            <w:rStyle w:val="Hypertextovodkaz"/>
            <w:noProof/>
          </w:rPr>
          <w:t>3.2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737440">
          <w:rPr>
            <w:rStyle w:val="Hypertextovodkaz"/>
            <w:noProof/>
          </w:rPr>
          <w:t>Profesní části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_Toc198799341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D4995A0" w14:textId="02C33D86" w:rsidR="000C3B8C" w:rsidRDefault="000C3B8C">
      <w:pPr>
        <w:pStyle w:val="Obsah1"/>
        <w:rPr>
          <w:rFonts w:asciiTheme="minorHAnsi" w:hAnsiTheme="minorHAnsi" w:cstheme="minorBidi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198799342" w:history="1">
        <w:r w:rsidRPr="00737440">
          <w:rPr>
            <w:rStyle w:val="Hypertextovodkaz"/>
            <w:noProof/>
          </w:rPr>
          <w:t>4</w:t>
        </w:r>
        <w:r>
          <w:rPr>
            <w:rFonts w:asciiTheme="minorHAnsi" w:hAnsiTheme="minorHAnsi" w:cstheme="minorBidi"/>
            <w:b w:val="0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737440">
          <w:rPr>
            <w:rStyle w:val="Hypertextovodkaz"/>
            <w:noProof/>
          </w:rPr>
          <w:t>Vysokoúrovňová matice odpovědnosti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_Toc198799342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AFE06F3" w14:textId="5E935243" w:rsidR="000C3B8C" w:rsidRDefault="000C3B8C">
      <w:pPr>
        <w:pStyle w:val="Obsah1"/>
        <w:rPr>
          <w:rFonts w:asciiTheme="minorHAnsi" w:hAnsiTheme="minorHAnsi" w:cstheme="minorBidi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198799343" w:history="1">
        <w:r w:rsidRPr="00737440">
          <w:rPr>
            <w:rStyle w:val="Hypertextovodkaz"/>
            <w:noProof/>
          </w:rPr>
          <w:t>5</w:t>
        </w:r>
        <w:r>
          <w:rPr>
            <w:rFonts w:asciiTheme="minorHAnsi" w:hAnsiTheme="minorHAnsi" w:cstheme="minorBidi"/>
            <w:b w:val="0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737440">
          <w:rPr>
            <w:rStyle w:val="Hypertextovodkaz"/>
            <w:noProof/>
          </w:rPr>
          <w:t>Strategie předávání informací realizačního týmu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_Toc198799343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E5D5A5E" w14:textId="27DEB11E" w:rsidR="000C3B8C" w:rsidRDefault="000C3B8C">
      <w:pPr>
        <w:pStyle w:val="Obsah2"/>
        <w:rPr>
          <w:rFonts w:asciiTheme="minorHAnsi" w:hAnsiTheme="minorHAnsi" w:cstheme="minorBidi"/>
          <w:noProof/>
          <w:kern w:val="2"/>
          <w:sz w:val="24"/>
          <w:szCs w:val="24"/>
          <w:lang w:eastAsia="cs-CZ"/>
          <w14:ligatures w14:val="standardContextual"/>
        </w:rPr>
      </w:pPr>
      <w:hyperlink w:anchor="_Toc198799344" w:history="1">
        <w:r w:rsidRPr="00737440">
          <w:rPr>
            <w:rStyle w:val="Hypertextovodkaz"/>
            <w:noProof/>
          </w:rPr>
          <w:t>5.1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737440">
          <w:rPr>
            <w:rStyle w:val="Hypertextovodkaz"/>
            <w:noProof/>
          </w:rPr>
          <w:t>Přístup realizačního týmu k plnění EIR pověřující strany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_Toc198799344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E608390" w14:textId="606416C1" w:rsidR="000C3B8C" w:rsidRDefault="000C3B8C">
      <w:pPr>
        <w:pStyle w:val="Obsah2"/>
        <w:rPr>
          <w:rFonts w:asciiTheme="minorHAnsi" w:hAnsiTheme="minorHAnsi" w:cstheme="minorBidi"/>
          <w:noProof/>
          <w:kern w:val="2"/>
          <w:sz w:val="24"/>
          <w:szCs w:val="24"/>
          <w:lang w:eastAsia="cs-CZ"/>
          <w14:ligatures w14:val="standardContextual"/>
        </w:rPr>
      </w:pPr>
      <w:hyperlink w:anchor="_Toc198799346" w:history="1">
        <w:r w:rsidRPr="00737440">
          <w:rPr>
            <w:rStyle w:val="Hypertextovodkaz"/>
            <w:noProof/>
          </w:rPr>
          <w:t>5.2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737440">
          <w:rPr>
            <w:rStyle w:val="Hypertextovodkaz"/>
            <w:noProof/>
          </w:rPr>
          <w:t>Složení realizačního týmu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_Toc198799346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7A42D16" w14:textId="4D8FEBFF" w:rsidR="000C3B8C" w:rsidRDefault="000C3B8C">
      <w:pPr>
        <w:pStyle w:val="Obsah1"/>
        <w:rPr>
          <w:rFonts w:asciiTheme="minorHAnsi" w:hAnsiTheme="minorHAnsi" w:cstheme="minorBidi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198799347" w:history="1">
        <w:r w:rsidRPr="00737440">
          <w:rPr>
            <w:rStyle w:val="Hypertextovodkaz"/>
            <w:noProof/>
          </w:rPr>
          <w:t>6</w:t>
        </w:r>
        <w:r>
          <w:rPr>
            <w:rFonts w:asciiTheme="minorHAnsi" w:hAnsiTheme="minorHAnsi" w:cstheme="minorBidi"/>
            <w:b w:val="0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737440">
          <w:rPr>
            <w:rStyle w:val="Hypertextovodkaz"/>
            <w:noProof/>
          </w:rPr>
          <w:t>Dodatky a změny projektového informačního standardu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_Toc198799347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06295E9" w14:textId="7A2642B6" w:rsidR="000C3B8C" w:rsidRDefault="000C3B8C">
      <w:pPr>
        <w:pStyle w:val="Obsah1"/>
        <w:rPr>
          <w:rFonts w:asciiTheme="minorHAnsi" w:hAnsiTheme="minorHAnsi" w:cstheme="minorBidi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198799348" w:history="1">
        <w:r w:rsidRPr="00737440">
          <w:rPr>
            <w:rStyle w:val="Hypertextovodkaz"/>
            <w:noProof/>
          </w:rPr>
          <w:t>7</w:t>
        </w:r>
        <w:r>
          <w:rPr>
            <w:rFonts w:asciiTheme="minorHAnsi" w:hAnsiTheme="minorHAnsi" w:cstheme="minorBidi"/>
            <w:b w:val="0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737440">
          <w:rPr>
            <w:rStyle w:val="Hypertextovodkaz"/>
            <w:noProof/>
          </w:rPr>
          <w:t>Dodatky a změny projektových metod a postupů pro vytváření informací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_Toc198799348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11DDB37" w14:textId="27932352" w:rsidR="000C3B8C" w:rsidRDefault="000C3B8C">
      <w:pPr>
        <w:pStyle w:val="Obsah1"/>
        <w:rPr>
          <w:rFonts w:asciiTheme="minorHAnsi" w:hAnsiTheme="minorHAnsi" w:cstheme="minorBidi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198799349" w:history="1">
        <w:r w:rsidRPr="00737440">
          <w:rPr>
            <w:rStyle w:val="Hypertextovodkaz"/>
            <w:noProof/>
          </w:rPr>
          <w:t>8</w:t>
        </w:r>
        <w:r>
          <w:rPr>
            <w:rFonts w:asciiTheme="minorHAnsi" w:hAnsiTheme="minorHAnsi" w:cstheme="minorBidi"/>
            <w:b w:val="0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737440">
          <w:rPr>
            <w:rStyle w:val="Hypertextovodkaz"/>
            <w:noProof/>
          </w:rPr>
          <w:t>Rozpis nasazení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_Toc198799349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16FC970" w14:textId="1226CA30" w:rsidR="000C3B8C" w:rsidRDefault="000C3B8C">
      <w:pPr>
        <w:pStyle w:val="Obsah2"/>
        <w:rPr>
          <w:rFonts w:asciiTheme="minorHAnsi" w:hAnsiTheme="minorHAnsi" w:cstheme="minorBidi"/>
          <w:noProof/>
          <w:kern w:val="2"/>
          <w:sz w:val="24"/>
          <w:szCs w:val="24"/>
          <w:lang w:eastAsia="cs-CZ"/>
          <w14:ligatures w14:val="standardContextual"/>
        </w:rPr>
      </w:pPr>
      <w:hyperlink w:anchor="_Toc198799350" w:history="1">
        <w:r w:rsidRPr="00737440">
          <w:rPr>
            <w:rStyle w:val="Hypertextovodkaz"/>
            <w:noProof/>
          </w:rPr>
          <w:t>8.1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737440">
          <w:rPr>
            <w:rStyle w:val="Hypertextovodkaz"/>
            <w:noProof/>
          </w:rPr>
          <w:t>Řešení pro společné datové prostředí (CDE)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_Toc198799350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88F9C49" w14:textId="109B7120" w:rsidR="000C3B8C" w:rsidRDefault="000C3B8C">
      <w:pPr>
        <w:pStyle w:val="Obsah2"/>
        <w:rPr>
          <w:rFonts w:asciiTheme="minorHAnsi" w:hAnsiTheme="minorHAnsi" w:cstheme="minorBidi"/>
          <w:noProof/>
          <w:kern w:val="2"/>
          <w:sz w:val="24"/>
          <w:szCs w:val="24"/>
          <w:lang w:eastAsia="cs-CZ"/>
          <w14:ligatures w14:val="standardContextual"/>
        </w:rPr>
      </w:pPr>
      <w:hyperlink w:anchor="_Toc198799351" w:history="1">
        <w:r w:rsidRPr="00737440">
          <w:rPr>
            <w:rStyle w:val="Hypertextovodkaz"/>
            <w:noProof/>
          </w:rPr>
          <w:t>8.2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737440">
          <w:rPr>
            <w:rStyle w:val="Hypertextovodkaz"/>
            <w:noProof/>
          </w:rPr>
          <w:t>Ostatní digitální nástroje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_Toc198799351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9BC9717" w14:textId="186B8B1E" w:rsidR="000C3B8C" w:rsidRPr="000C3B8C" w:rsidRDefault="000C3B8C" w:rsidP="000C3B8C">
      <w:r>
        <w:fldChar w:fldCharType="end"/>
      </w:r>
    </w:p>
    <w:p w14:paraId="475EFE5C" w14:textId="200C71F3" w:rsidR="00A23943" w:rsidRDefault="00A23943">
      <w:pPr>
        <w:pStyle w:val="Nadpis1"/>
      </w:pPr>
      <w:bookmarkStart w:id="9" w:name="_Toc198799331"/>
      <w:r w:rsidRPr="008B4174">
        <w:lastRenderedPageBreak/>
        <w:t>Úvo</w:t>
      </w:r>
      <w:r w:rsidR="006D734B">
        <w:t>d</w:t>
      </w:r>
      <w:bookmarkEnd w:id="8"/>
      <w:bookmarkEnd w:id="9"/>
    </w:p>
    <w:p w14:paraId="7F3F0DE2" w14:textId="143671F3" w:rsidR="004C2EE0" w:rsidRDefault="004C2EE0" w:rsidP="004C2EE0">
      <w:r w:rsidRPr="006D734B">
        <w:t xml:space="preserve">Tento dokument </w:t>
      </w:r>
      <w:r>
        <w:t>je určen</w:t>
      </w:r>
      <w:r w:rsidRPr="006D734B">
        <w:t xml:space="preserve"> k řízení tvorby projektu metodou BIM</w:t>
      </w:r>
      <w:r>
        <w:t>,</w:t>
      </w:r>
      <w:r w:rsidRPr="006D734B">
        <w:t xml:space="preserve"> k popsání konkrétních kroků k naplnění cílů a</w:t>
      </w:r>
      <w:r>
        <w:t> </w:t>
      </w:r>
      <w:r w:rsidRPr="006D734B">
        <w:t>očekávání.</w:t>
      </w:r>
      <w:r>
        <w:t xml:space="preserve"> </w:t>
      </w:r>
      <w:r w:rsidRPr="006D734B">
        <w:t xml:space="preserve">Dokument </w:t>
      </w:r>
      <w:r>
        <w:t>navazuje na</w:t>
      </w:r>
      <w:r w:rsidRPr="006D734B">
        <w:t> </w:t>
      </w:r>
      <w:r w:rsidRPr="000D6691">
        <w:rPr>
          <w:rStyle w:val="Kovodkaz"/>
        </w:rPr>
        <w:t>EIR</w:t>
      </w:r>
      <w:r w:rsidR="005524A5">
        <w:rPr>
          <w:rStyle w:val="Kovodkaz"/>
        </w:rPr>
        <w:t xml:space="preserve"> (</w:t>
      </w:r>
      <w:r w:rsidR="005524A5" w:rsidRPr="000D6691">
        <w:rPr>
          <w:rStyle w:val="Kovodkaz"/>
        </w:rPr>
        <w:t xml:space="preserve">Požadavky </w:t>
      </w:r>
      <w:r w:rsidR="005524A5">
        <w:rPr>
          <w:rStyle w:val="Kovodkaz"/>
        </w:rPr>
        <w:t>na výměnu</w:t>
      </w:r>
      <w:r w:rsidR="005524A5" w:rsidRPr="000D6691">
        <w:rPr>
          <w:rStyle w:val="Kovodkaz"/>
        </w:rPr>
        <w:t xml:space="preserve"> informac</w:t>
      </w:r>
      <w:r w:rsidR="005524A5">
        <w:rPr>
          <w:rStyle w:val="Kovodkaz"/>
        </w:rPr>
        <w:t>í)</w:t>
      </w:r>
      <w:r>
        <w:t xml:space="preserve"> </w:t>
      </w:r>
      <w:r w:rsidRPr="006D734B">
        <w:t>a</w:t>
      </w:r>
      <w:r w:rsidR="002D6ED4">
        <w:t> </w:t>
      </w:r>
      <w:r w:rsidRPr="006D734B">
        <w:t>popisuje konkrétní kroky k jejich naplnění</w:t>
      </w:r>
      <w:r>
        <w:t xml:space="preserve"> na straně dodavatele.</w:t>
      </w:r>
    </w:p>
    <w:p w14:paraId="1C109447" w14:textId="21616696" w:rsidR="009E0991" w:rsidRPr="003A7985" w:rsidRDefault="004633EF">
      <w:pPr>
        <w:pStyle w:val="Nadpis2"/>
      </w:pPr>
      <w:bookmarkStart w:id="10" w:name="_Toc198646082"/>
      <w:bookmarkStart w:id="11" w:name="_Toc198799332"/>
      <w:r>
        <w:t>Pojmy a zkratky</w:t>
      </w:r>
      <w:bookmarkEnd w:id="10"/>
      <w:bookmarkEnd w:id="11"/>
    </w:p>
    <w:tbl>
      <w:tblPr>
        <w:tblStyle w:val="Mkatabulky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5" w:type="dxa"/>
          <w:left w:w="0" w:type="dxa"/>
          <w:bottom w:w="85" w:type="dxa"/>
        </w:tblCellMar>
        <w:tblLook w:val="04A0" w:firstRow="1" w:lastRow="0" w:firstColumn="1" w:lastColumn="0" w:noHBand="0" w:noVBand="1"/>
      </w:tblPr>
      <w:tblGrid>
        <w:gridCol w:w="2138"/>
        <w:gridCol w:w="7274"/>
      </w:tblGrid>
      <w:tr w:rsidR="00A85AF3" w14:paraId="00B3A529" w14:textId="77777777" w:rsidTr="00FE7B92">
        <w:trPr>
          <w:trHeight w:val="283"/>
        </w:trPr>
        <w:tc>
          <w:tcPr>
            <w:tcW w:w="1136" w:type="pct"/>
          </w:tcPr>
          <w:p w14:paraId="56C167F1" w14:textId="6512FEEB" w:rsidR="00A85AF3" w:rsidRPr="008D390A" w:rsidRDefault="00A85AF3" w:rsidP="00A85AF3">
            <w:pPr>
              <w:pStyle w:val="Tabulkatundoprosted"/>
              <w:jc w:val="left"/>
            </w:pPr>
            <w:r w:rsidRPr="00F06DCC">
              <w:t>Dodavatel</w:t>
            </w:r>
            <w:r w:rsidR="00C949C0">
              <w:t xml:space="preserve"> / Zhotovitel</w:t>
            </w:r>
          </w:p>
        </w:tc>
        <w:tc>
          <w:tcPr>
            <w:tcW w:w="3864" w:type="pct"/>
          </w:tcPr>
          <w:p w14:paraId="54BD640A" w14:textId="13DE6EB0" w:rsidR="00A85AF3" w:rsidRPr="00705E3C" w:rsidRDefault="00A85AF3" w:rsidP="00A85AF3">
            <w:pPr>
              <w:pStyle w:val="Normlnbezodsazen"/>
            </w:pPr>
            <w:r w:rsidRPr="00CD4CF1">
              <w:t>Strana uvedená ve smlouvě, která nabízí poskytnutí dodávek, služeb</w:t>
            </w:r>
            <w:r>
              <w:t xml:space="preserve"> </w:t>
            </w:r>
            <w:r w:rsidRPr="00CD4CF1">
              <w:t>nebo stavebních prací a je Dodavatelem dle zákona. Dodavatel je</w:t>
            </w:r>
            <w:r>
              <w:t> </w:t>
            </w:r>
            <w:r w:rsidRPr="00CD4CF1">
              <w:t>vedoucí pověřenou stranou dle ČSN EN ISO 19650</w:t>
            </w:r>
          </w:p>
        </w:tc>
      </w:tr>
      <w:tr w:rsidR="00A85AF3" w14:paraId="705A874A" w14:textId="77777777" w:rsidTr="00FE7B92">
        <w:trPr>
          <w:trHeight w:val="283"/>
        </w:trPr>
        <w:tc>
          <w:tcPr>
            <w:tcW w:w="1136" w:type="pct"/>
          </w:tcPr>
          <w:p w14:paraId="084560D5" w14:textId="28A1B1AE" w:rsidR="00A85AF3" w:rsidRPr="008D390A" w:rsidRDefault="00A85AF3" w:rsidP="00A85AF3">
            <w:pPr>
              <w:pStyle w:val="Tabulkatundoprosted"/>
              <w:jc w:val="left"/>
            </w:pPr>
            <w:r w:rsidRPr="00F06DCC">
              <w:t>Koordinátor BIM</w:t>
            </w:r>
          </w:p>
        </w:tc>
        <w:tc>
          <w:tcPr>
            <w:tcW w:w="3864" w:type="pct"/>
          </w:tcPr>
          <w:p w14:paraId="68A07FFA" w14:textId="139D666F" w:rsidR="00A85AF3" w:rsidRPr="00705E3C" w:rsidRDefault="00A85AF3" w:rsidP="00A85AF3">
            <w:pPr>
              <w:pStyle w:val="Normlnbezodsazen"/>
            </w:pPr>
            <w:r w:rsidRPr="00CD4CF1">
              <w:t>Osoba na straně Dodavatele odpovědná za kontrolu plnění požadavků na informace v rámci managementu informací s využitím metody BIM.</w:t>
            </w:r>
          </w:p>
        </w:tc>
      </w:tr>
      <w:tr w:rsidR="00A85AF3" w14:paraId="0214A6AC" w14:textId="77777777" w:rsidTr="00FE7B92">
        <w:trPr>
          <w:trHeight w:val="283"/>
        </w:trPr>
        <w:tc>
          <w:tcPr>
            <w:tcW w:w="1136" w:type="pct"/>
          </w:tcPr>
          <w:p w14:paraId="2D93C9D7" w14:textId="061AACB7" w:rsidR="00A85AF3" w:rsidRPr="008D390A" w:rsidRDefault="00A85AF3" w:rsidP="00A85AF3">
            <w:pPr>
              <w:pStyle w:val="Tabulkatundoprosted"/>
              <w:jc w:val="left"/>
            </w:pPr>
            <w:r w:rsidRPr="00F06DCC">
              <w:t>Objednatel</w:t>
            </w:r>
          </w:p>
        </w:tc>
        <w:tc>
          <w:tcPr>
            <w:tcW w:w="3864" w:type="pct"/>
          </w:tcPr>
          <w:p w14:paraId="19B2F95A" w14:textId="3D62D6A4" w:rsidR="00A85AF3" w:rsidRPr="00705E3C" w:rsidRDefault="00A85AF3" w:rsidP="00A85AF3">
            <w:pPr>
              <w:pStyle w:val="Normlnbezodsazen"/>
            </w:pPr>
            <w:r w:rsidRPr="00CD4CF1">
              <w:t>Strana uvedená ve smlouvě, která přijala nabídku zhotovitele a je</w:t>
            </w:r>
            <w:r>
              <w:t> </w:t>
            </w:r>
            <w:r w:rsidRPr="00CD4CF1">
              <w:t>zadavatelem podle zákona o zadávání veřejných zakázek. Objednatel je</w:t>
            </w:r>
            <w:r>
              <w:t> </w:t>
            </w:r>
            <w:r w:rsidRPr="00CD4CF1">
              <w:t>pověřující stranou dle</w:t>
            </w:r>
            <w:r>
              <w:t> </w:t>
            </w:r>
            <w:r w:rsidRPr="00CD4CF1">
              <w:t>ČSN EN ISO 19650.</w:t>
            </w:r>
          </w:p>
        </w:tc>
      </w:tr>
      <w:tr w:rsidR="00A85AF3" w14:paraId="24A8C557" w14:textId="77777777" w:rsidTr="00FE7B92">
        <w:trPr>
          <w:trHeight w:val="283"/>
        </w:trPr>
        <w:tc>
          <w:tcPr>
            <w:tcW w:w="1136" w:type="pct"/>
          </w:tcPr>
          <w:p w14:paraId="1C8F2210" w14:textId="5B393102" w:rsidR="00A85AF3" w:rsidRPr="008D390A" w:rsidRDefault="00A85AF3" w:rsidP="00A85AF3">
            <w:pPr>
              <w:pStyle w:val="Tabulkatundoprosted"/>
              <w:jc w:val="left"/>
            </w:pPr>
            <w:r w:rsidRPr="00F06DCC">
              <w:t>Projektový manažer BIM</w:t>
            </w:r>
          </w:p>
        </w:tc>
        <w:tc>
          <w:tcPr>
            <w:tcW w:w="3864" w:type="pct"/>
          </w:tcPr>
          <w:p w14:paraId="3A1A7935" w14:textId="4A0C5A13" w:rsidR="00A85AF3" w:rsidRPr="00705E3C" w:rsidRDefault="00A85AF3" w:rsidP="00A85AF3">
            <w:pPr>
              <w:pStyle w:val="Normlnbezodsazen"/>
            </w:pPr>
            <w:r w:rsidRPr="00CD4CF1">
              <w:t>Osoba na straně Objednatele odpovědná za kontrolu plnění požadavků na informace v rámci managementu informací s využitím metody BIM.</w:t>
            </w:r>
          </w:p>
        </w:tc>
      </w:tr>
      <w:tr w:rsidR="00A85AF3" w14:paraId="4A31CEDF" w14:textId="77777777" w:rsidTr="00FE7B92">
        <w:trPr>
          <w:trHeight w:val="283"/>
        </w:trPr>
        <w:tc>
          <w:tcPr>
            <w:tcW w:w="1136" w:type="pct"/>
          </w:tcPr>
          <w:p w14:paraId="01C3FF32" w14:textId="29FAFAE4" w:rsidR="00A85AF3" w:rsidRPr="008D390A" w:rsidRDefault="00A85AF3" w:rsidP="00A85AF3">
            <w:pPr>
              <w:pStyle w:val="Tabulkatundoprosted"/>
              <w:jc w:val="left"/>
            </w:pPr>
            <w:r w:rsidRPr="00F06DCC">
              <w:t>Projektový tým</w:t>
            </w:r>
          </w:p>
        </w:tc>
        <w:tc>
          <w:tcPr>
            <w:tcW w:w="3864" w:type="pct"/>
          </w:tcPr>
          <w:p w14:paraId="5721E3ED" w14:textId="3909571C" w:rsidR="00A85AF3" w:rsidRPr="00705E3C" w:rsidRDefault="00A85AF3" w:rsidP="00A85AF3">
            <w:pPr>
              <w:pStyle w:val="Normlnbezodsazen"/>
            </w:pPr>
            <w:r w:rsidRPr="00CD4CF1">
              <w:t>Všechny osoby účastnící se projektu na straně objednatele, zhotovitele (zhotovitelů) a subdodavatelů / podzhotovitelů.</w:t>
            </w:r>
          </w:p>
        </w:tc>
      </w:tr>
      <w:tr w:rsidR="00A85AF3" w14:paraId="49CBDBF1" w14:textId="77777777" w:rsidTr="00FE7B92">
        <w:trPr>
          <w:trHeight w:val="283"/>
        </w:trPr>
        <w:tc>
          <w:tcPr>
            <w:tcW w:w="1136" w:type="pct"/>
          </w:tcPr>
          <w:p w14:paraId="2C9D8060" w14:textId="0C8BC74D" w:rsidR="00A85AF3" w:rsidRPr="008D390A" w:rsidRDefault="00A85AF3" w:rsidP="00A85AF3">
            <w:pPr>
              <w:pStyle w:val="Tabulkatundoprosted"/>
              <w:jc w:val="left"/>
            </w:pPr>
            <w:r w:rsidRPr="00F06DCC">
              <w:t>Realizační tým</w:t>
            </w:r>
          </w:p>
        </w:tc>
        <w:tc>
          <w:tcPr>
            <w:tcW w:w="3864" w:type="pct"/>
          </w:tcPr>
          <w:p w14:paraId="31529FDE" w14:textId="13BDD1C2" w:rsidR="00A85AF3" w:rsidRPr="00705E3C" w:rsidRDefault="00A85AF3" w:rsidP="00A85AF3">
            <w:pPr>
              <w:pStyle w:val="Normlnbezodsazen"/>
            </w:pPr>
            <w:r w:rsidRPr="00CD4CF1">
              <w:t>Všechny osoby účastnící se na projektu na straně zhotovitele a jeho subdodavatelů. V rámci projektového týmu je jeden nebo více realizačních týmů.</w:t>
            </w:r>
          </w:p>
        </w:tc>
      </w:tr>
      <w:tr w:rsidR="00A85AF3" w14:paraId="3FFE5607" w14:textId="77777777" w:rsidTr="00FE7B92">
        <w:trPr>
          <w:trHeight w:val="283"/>
        </w:trPr>
        <w:tc>
          <w:tcPr>
            <w:tcW w:w="1136" w:type="pct"/>
          </w:tcPr>
          <w:p w14:paraId="2A5034A4" w14:textId="40E635CF" w:rsidR="00A85AF3" w:rsidRPr="008D390A" w:rsidRDefault="00A85AF3" w:rsidP="00A85AF3">
            <w:pPr>
              <w:pStyle w:val="Tabulkatundoprosted"/>
              <w:jc w:val="left"/>
            </w:pPr>
            <w:r w:rsidRPr="00F06DCC">
              <w:t>Správce datového prostředí</w:t>
            </w:r>
          </w:p>
        </w:tc>
        <w:tc>
          <w:tcPr>
            <w:tcW w:w="3864" w:type="pct"/>
          </w:tcPr>
          <w:p w14:paraId="62004906" w14:textId="73ADDDA5" w:rsidR="00A85AF3" w:rsidRPr="00705E3C" w:rsidRDefault="00A85AF3" w:rsidP="00A85AF3">
            <w:pPr>
              <w:pStyle w:val="Normlnbezodsazen"/>
            </w:pPr>
            <w:r w:rsidRPr="00CD4CF1">
              <w:t>Osoba na straně Objednatele odpovědná za správu a provoz společného datového prostředí (CDE).</w:t>
            </w:r>
          </w:p>
        </w:tc>
      </w:tr>
      <w:tr w:rsidR="00A85AF3" w14:paraId="0F5F7011" w14:textId="77777777" w:rsidTr="00FE7B92">
        <w:trPr>
          <w:trHeight w:val="283"/>
        </w:trPr>
        <w:tc>
          <w:tcPr>
            <w:tcW w:w="1136" w:type="pct"/>
          </w:tcPr>
          <w:p w14:paraId="2C11BB44" w14:textId="221A4AB1" w:rsidR="00A85AF3" w:rsidRPr="008D390A" w:rsidRDefault="00A85AF3" w:rsidP="00A85AF3">
            <w:pPr>
              <w:pStyle w:val="Tabulkatundoprosted"/>
              <w:jc w:val="left"/>
            </w:pPr>
            <w:r w:rsidRPr="00F06DCC">
              <w:t>Subdodavatel / Podzhotovitel</w:t>
            </w:r>
          </w:p>
        </w:tc>
        <w:tc>
          <w:tcPr>
            <w:tcW w:w="3864" w:type="pct"/>
          </w:tcPr>
          <w:p w14:paraId="3F49DAE6" w14:textId="6A5E8343" w:rsidR="00A85AF3" w:rsidRPr="00705E3C" w:rsidRDefault="00A85AF3" w:rsidP="00A85AF3">
            <w:pPr>
              <w:pStyle w:val="Normlnbezodsazen"/>
            </w:pPr>
            <w:r w:rsidRPr="00CD4CF1">
              <w:t>Strana poskytující dodávky Dodavateli. Subdodavatel</w:t>
            </w:r>
            <w:r w:rsidR="00F568C8">
              <w:t xml:space="preserve"> </w:t>
            </w:r>
            <w:r w:rsidRPr="00CD4CF1">
              <w:t>/</w:t>
            </w:r>
            <w:r w:rsidR="00F568C8">
              <w:t xml:space="preserve"> </w:t>
            </w:r>
            <w:r w:rsidRPr="00CD4CF1">
              <w:t>Podzhotovitel je</w:t>
            </w:r>
            <w:r>
              <w:t> </w:t>
            </w:r>
            <w:r w:rsidRPr="00CD4CF1">
              <w:t>pověřenou stranou podle ČS EN ISO 19650</w:t>
            </w:r>
          </w:p>
        </w:tc>
      </w:tr>
      <w:tr w:rsidR="00A85AF3" w14:paraId="062D78EA" w14:textId="77777777" w:rsidTr="00FE7B92">
        <w:trPr>
          <w:trHeight w:val="283"/>
        </w:trPr>
        <w:tc>
          <w:tcPr>
            <w:tcW w:w="1136" w:type="pct"/>
          </w:tcPr>
          <w:p w14:paraId="3A875E8D" w14:textId="5318B81C" w:rsidR="00A85AF3" w:rsidRPr="008D390A" w:rsidRDefault="00A85AF3" w:rsidP="00A85AF3">
            <w:pPr>
              <w:pStyle w:val="Tabulkatundoprosted"/>
              <w:jc w:val="left"/>
            </w:pPr>
            <w:r w:rsidRPr="00F06DCC">
              <w:t>Úkolový tým</w:t>
            </w:r>
          </w:p>
        </w:tc>
        <w:tc>
          <w:tcPr>
            <w:tcW w:w="3864" w:type="pct"/>
          </w:tcPr>
          <w:p w14:paraId="76431299" w14:textId="3E9D54E2" w:rsidR="00A85AF3" w:rsidRPr="00705E3C" w:rsidRDefault="00A85AF3" w:rsidP="00A85AF3">
            <w:pPr>
              <w:pStyle w:val="Normlnbezodsazen"/>
            </w:pPr>
            <w:r w:rsidRPr="00CD4CF1">
              <w:t>Všechny osoby účastnící se na projektu na straně jednoho subdodavatele. V rámci realizačního týmu je zpravidla jeden nebo více úkolových týmů.</w:t>
            </w:r>
          </w:p>
        </w:tc>
      </w:tr>
      <w:tr w:rsidR="00A85AF3" w14:paraId="5C004847" w14:textId="77777777" w:rsidTr="00FE7B92">
        <w:trPr>
          <w:trHeight w:val="283"/>
        </w:trPr>
        <w:tc>
          <w:tcPr>
            <w:tcW w:w="1136" w:type="pct"/>
          </w:tcPr>
          <w:p w14:paraId="289BBDA3" w14:textId="37B3321D" w:rsidR="00A85AF3" w:rsidRPr="008D390A" w:rsidRDefault="00A85AF3" w:rsidP="00A85AF3">
            <w:pPr>
              <w:pStyle w:val="Tabulkatundoprosted"/>
              <w:jc w:val="left"/>
            </w:pPr>
            <w:r w:rsidRPr="005043EE">
              <w:t>BEP</w:t>
            </w:r>
          </w:p>
        </w:tc>
        <w:tc>
          <w:tcPr>
            <w:tcW w:w="3864" w:type="pct"/>
          </w:tcPr>
          <w:p w14:paraId="79C6D5AD" w14:textId="4F4C4F9F" w:rsidR="00A85AF3" w:rsidRDefault="00A85AF3" w:rsidP="00A85AF3">
            <w:pPr>
              <w:pStyle w:val="Normlnbezodsazen"/>
            </w:pPr>
            <w:r w:rsidRPr="005043EE">
              <w:t>Plán realizace BIM (BIM Execution Plan)</w:t>
            </w:r>
          </w:p>
        </w:tc>
      </w:tr>
      <w:tr w:rsidR="00A85AF3" w14:paraId="39F13F9E" w14:textId="77777777" w:rsidTr="00FE7B92">
        <w:trPr>
          <w:trHeight w:val="283"/>
        </w:trPr>
        <w:tc>
          <w:tcPr>
            <w:tcW w:w="1136" w:type="pct"/>
          </w:tcPr>
          <w:p w14:paraId="55795B39" w14:textId="73EBBF68" w:rsidR="00A85AF3" w:rsidRPr="008D390A" w:rsidRDefault="00A85AF3" w:rsidP="00A85AF3">
            <w:pPr>
              <w:pStyle w:val="Tabulkatundoprosted"/>
              <w:jc w:val="left"/>
            </w:pPr>
            <w:r w:rsidRPr="005043EE">
              <w:t>BIM</w:t>
            </w:r>
          </w:p>
        </w:tc>
        <w:tc>
          <w:tcPr>
            <w:tcW w:w="3864" w:type="pct"/>
          </w:tcPr>
          <w:p w14:paraId="2BAD7F16" w14:textId="42D7786A" w:rsidR="00A85AF3" w:rsidRDefault="00A85AF3" w:rsidP="00A85AF3">
            <w:pPr>
              <w:pStyle w:val="Normlnbezodsazen"/>
            </w:pPr>
            <w:r w:rsidRPr="005043EE">
              <w:t>Informační modelování staveb (Building Information Modeling)</w:t>
            </w:r>
          </w:p>
        </w:tc>
      </w:tr>
      <w:tr w:rsidR="00A85AF3" w14:paraId="78C0DB61" w14:textId="77777777" w:rsidTr="00FE7B92">
        <w:trPr>
          <w:trHeight w:val="283"/>
        </w:trPr>
        <w:tc>
          <w:tcPr>
            <w:tcW w:w="1136" w:type="pct"/>
          </w:tcPr>
          <w:p w14:paraId="1D7E1CF5" w14:textId="519070F9" w:rsidR="00A85AF3" w:rsidRPr="008D390A" w:rsidRDefault="00A85AF3" w:rsidP="00A85AF3">
            <w:pPr>
              <w:pStyle w:val="Tabulkatundoprosted"/>
              <w:jc w:val="left"/>
            </w:pPr>
            <w:r w:rsidRPr="005043EE">
              <w:t>BIM protokol</w:t>
            </w:r>
          </w:p>
        </w:tc>
        <w:tc>
          <w:tcPr>
            <w:tcW w:w="3864" w:type="pct"/>
          </w:tcPr>
          <w:p w14:paraId="0A299835" w14:textId="6B90E1C2" w:rsidR="00A85AF3" w:rsidRDefault="00C949C0" w:rsidP="00A85AF3">
            <w:pPr>
              <w:pStyle w:val="Normlnbezodsazen"/>
            </w:pPr>
            <w:r w:rsidRPr="00527679">
              <w:t xml:space="preserve">Dokument, který stanovuje pravidla pro </w:t>
            </w:r>
            <w:r>
              <w:t xml:space="preserve">zajištění </w:t>
            </w:r>
            <w:r w:rsidRPr="00527679">
              <w:t>efektivní výměn</w:t>
            </w:r>
            <w:r>
              <w:t xml:space="preserve">y </w:t>
            </w:r>
            <w:r w:rsidRPr="00527679">
              <w:t>dat prostřednictvím digitální platformy CDE v rámci BIM projektu a upravuje práva a</w:t>
            </w:r>
            <w:r>
              <w:t> </w:t>
            </w:r>
            <w:r w:rsidRPr="00527679">
              <w:t>povinnosti Objednatele, Zhotovitele a dalších uživatelů.</w:t>
            </w:r>
          </w:p>
        </w:tc>
      </w:tr>
      <w:tr w:rsidR="00A85AF3" w14:paraId="426338EF" w14:textId="77777777" w:rsidTr="00FE7B92">
        <w:trPr>
          <w:trHeight w:val="283"/>
        </w:trPr>
        <w:tc>
          <w:tcPr>
            <w:tcW w:w="1136" w:type="pct"/>
          </w:tcPr>
          <w:p w14:paraId="05AF40AB" w14:textId="21949BB3" w:rsidR="00A85AF3" w:rsidRPr="008D390A" w:rsidRDefault="00A85AF3" w:rsidP="00A85AF3">
            <w:pPr>
              <w:pStyle w:val="Tabulkatundoprosted"/>
              <w:jc w:val="left"/>
            </w:pPr>
            <w:r w:rsidRPr="005043EE">
              <w:t>CDE</w:t>
            </w:r>
          </w:p>
        </w:tc>
        <w:tc>
          <w:tcPr>
            <w:tcW w:w="3864" w:type="pct"/>
          </w:tcPr>
          <w:p w14:paraId="2F509B51" w14:textId="110EF56F" w:rsidR="00A85AF3" w:rsidRDefault="00A85AF3" w:rsidP="00A85AF3">
            <w:pPr>
              <w:pStyle w:val="Normlnbezodsazen"/>
            </w:pPr>
            <w:r w:rsidRPr="005043EE">
              <w:t>Společné datové prostředí (Common Data Environment)</w:t>
            </w:r>
          </w:p>
        </w:tc>
      </w:tr>
      <w:tr w:rsidR="00F20061" w14:paraId="7A576ADD" w14:textId="77777777" w:rsidTr="00FE7B92">
        <w:trPr>
          <w:trHeight w:val="283"/>
          <w:ins w:id="12" w:author="Šárka Bulawová" w:date="2025-05-26T14:17:00Z"/>
        </w:trPr>
        <w:tc>
          <w:tcPr>
            <w:tcW w:w="1136" w:type="pct"/>
          </w:tcPr>
          <w:p w14:paraId="50A2EEB0" w14:textId="6ECF5947" w:rsidR="00F20061" w:rsidRPr="005043EE" w:rsidRDefault="00F20061" w:rsidP="00A85AF3">
            <w:pPr>
              <w:pStyle w:val="Tabulkatundoprosted"/>
              <w:jc w:val="left"/>
              <w:rPr>
                <w:ins w:id="13" w:author="Šárka Bulawová" w:date="2025-05-26T14:17:00Z" w16du:dateUtc="2025-05-26T12:17:00Z"/>
              </w:rPr>
            </w:pPr>
            <w:ins w:id="14" w:author="Šárka Bulawová" w:date="2025-05-26T14:17:00Z" w16du:dateUtc="2025-05-26T12:17:00Z">
              <w:r>
                <w:t>DiMS</w:t>
              </w:r>
            </w:ins>
          </w:p>
        </w:tc>
        <w:tc>
          <w:tcPr>
            <w:tcW w:w="3864" w:type="pct"/>
          </w:tcPr>
          <w:p w14:paraId="15ABC954" w14:textId="25DFA524" w:rsidR="00F20061" w:rsidRPr="005043EE" w:rsidRDefault="006E1A2D" w:rsidP="00A85AF3">
            <w:pPr>
              <w:pStyle w:val="Normlnbezodsazen"/>
              <w:rPr>
                <w:ins w:id="15" w:author="Šárka Bulawová" w:date="2025-05-26T14:17:00Z" w16du:dateUtc="2025-05-26T12:17:00Z"/>
              </w:rPr>
            </w:pPr>
            <w:ins w:id="16" w:author="Šárka Bulawová" w:date="2025-05-26T14:17:00Z">
              <w:r w:rsidRPr="006E1A2D">
                <w:t>Digitální model stavby</w:t>
              </w:r>
            </w:ins>
          </w:p>
        </w:tc>
      </w:tr>
      <w:tr w:rsidR="00A85AF3" w14:paraId="3CB494A1" w14:textId="77777777" w:rsidTr="00FE7B92">
        <w:trPr>
          <w:trHeight w:val="283"/>
        </w:trPr>
        <w:tc>
          <w:tcPr>
            <w:tcW w:w="1136" w:type="pct"/>
          </w:tcPr>
          <w:p w14:paraId="39C061B9" w14:textId="42CC86A0" w:rsidR="00A85AF3" w:rsidRPr="008D390A" w:rsidRDefault="00A85AF3" w:rsidP="00A85AF3">
            <w:pPr>
              <w:pStyle w:val="Tabulkatundoprosted"/>
              <w:jc w:val="left"/>
            </w:pPr>
            <w:r w:rsidRPr="005043EE">
              <w:t>EIR</w:t>
            </w:r>
          </w:p>
        </w:tc>
        <w:tc>
          <w:tcPr>
            <w:tcW w:w="3864" w:type="pct"/>
          </w:tcPr>
          <w:p w14:paraId="2471CC3A" w14:textId="5AC3AE43" w:rsidR="00A85AF3" w:rsidRPr="00CD4CF1" w:rsidRDefault="00A85AF3" w:rsidP="00A85AF3">
            <w:pPr>
              <w:pStyle w:val="Normlnbezodsazen"/>
            </w:pPr>
            <w:r w:rsidRPr="005043EE">
              <w:t>Požadavky na výměnu informací (Exchange Information Requirements); pojem nahradil starší Požadavky objednatele na informace (</w:t>
            </w:r>
            <w:proofErr w:type="spellStart"/>
            <w:r w:rsidRPr="005043EE">
              <w:t>Empleyors</w:t>
            </w:r>
            <w:proofErr w:type="spellEnd"/>
            <w:r w:rsidRPr="005043EE">
              <w:t xml:space="preserve"> Information Requirements)</w:t>
            </w:r>
          </w:p>
        </w:tc>
      </w:tr>
      <w:tr w:rsidR="00F322A3" w14:paraId="0F7876D9" w14:textId="77777777" w:rsidTr="00FE7B92">
        <w:trPr>
          <w:trHeight w:val="283"/>
          <w:ins w:id="17" w:author="Šárka Bulawová" w:date="2025-05-23T12:13:00Z"/>
        </w:trPr>
        <w:tc>
          <w:tcPr>
            <w:tcW w:w="1136" w:type="pct"/>
          </w:tcPr>
          <w:p w14:paraId="6E3F396D" w14:textId="5F0F058D" w:rsidR="00F322A3" w:rsidRPr="005043EE" w:rsidRDefault="00B91C17" w:rsidP="00A85AF3">
            <w:pPr>
              <w:pStyle w:val="Tabulkatundoprosted"/>
              <w:jc w:val="left"/>
              <w:rPr>
                <w:ins w:id="18" w:author="Šárka Bulawová" w:date="2025-05-23T12:13:00Z" w16du:dateUtc="2025-05-23T10:13:00Z"/>
              </w:rPr>
            </w:pPr>
            <w:ins w:id="19" w:author="Šárka Bulawová" w:date="2025-05-23T12:27:00Z" w16du:dateUtc="2025-05-23T10:27:00Z">
              <w:r>
                <w:t>P</w:t>
              </w:r>
            </w:ins>
            <w:ins w:id="20" w:author="Šárka Bulawová" w:date="2025-05-23T12:14:00Z" w16du:dateUtc="2025-05-23T10:14:00Z">
              <w:r w:rsidR="00462A1F">
                <w:t>ředběžný</w:t>
              </w:r>
            </w:ins>
            <w:ins w:id="21" w:author="Šárka Bulawová" w:date="2025-05-23T12:27:00Z" w16du:dateUtc="2025-05-23T10:27:00Z">
              <w:r>
                <w:t xml:space="preserve"> BEP</w:t>
              </w:r>
            </w:ins>
          </w:p>
        </w:tc>
        <w:tc>
          <w:tcPr>
            <w:tcW w:w="3864" w:type="pct"/>
          </w:tcPr>
          <w:p w14:paraId="0A8AF227" w14:textId="5AF754F6" w:rsidR="00F322A3" w:rsidRPr="005043EE" w:rsidRDefault="002C6BD7" w:rsidP="00A85AF3">
            <w:pPr>
              <w:pStyle w:val="Normlnbezodsazen"/>
              <w:rPr>
                <w:ins w:id="22" w:author="Šárka Bulawová" w:date="2025-05-23T12:13:00Z" w16du:dateUtc="2025-05-23T10:13:00Z"/>
              </w:rPr>
            </w:pPr>
            <w:ins w:id="23" w:author="Šárka Bulawová" w:date="2025-05-23T12:15:00Z" w16du:dateUtc="2025-05-23T10:15:00Z">
              <w:r w:rsidRPr="002B0570">
                <w:rPr>
                  <w:rStyle w:val="Instrukce"/>
                  <w:i w:val="0"/>
                  <w:color w:val="auto"/>
                </w:rPr>
                <w:t xml:space="preserve">Předběžný plán realizace BIM sestavuje jménem budoucího </w:t>
              </w:r>
            </w:ins>
            <w:ins w:id="24" w:author="Šárka Bulawová" w:date="2025-05-23T12:16:00Z" w16du:dateUtc="2025-05-23T10:16:00Z">
              <w:r w:rsidR="003152CC">
                <w:rPr>
                  <w:rStyle w:val="Instrukce"/>
                  <w:i w:val="0"/>
                  <w:color w:val="auto"/>
                </w:rPr>
                <w:t>R</w:t>
              </w:r>
            </w:ins>
            <w:ins w:id="25" w:author="Šárka Bulawová" w:date="2025-05-23T12:15:00Z" w16du:dateUtc="2025-05-23T10:15:00Z">
              <w:r w:rsidRPr="002B0570">
                <w:rPr>
                  <w:rStyle w:val="Instrukce"/>
                  <w:i w:val="0"/>
                  <w:color w:val="auto"/>
                </w:rPr>
                <w:t xml:space="preserve">ealizačního týmu potenciální </w:t>
              </w:r>
              <w:r>
                <w:rPr>
                  <w:rStyle w:val="Instrukce"/>
                  <w:i w:val="0"/>
                  <w:color w:val="auto"/>
                </w:rPr>
                <w:t>D</w:t>
              </w:r>
              <w:r w:rsidRPr="002B0570">
                <w:rPr>
                  <w:rStyle w:val="Instrukce"/>
                  <w:i w:val="0"/>
                  <w:color w:val="auto"/>
                </w:rPr>
                <w:t>odavatel a je součástí jeho nabídky v rámci veřejné zakázky.</w:t>
              </w:r>
              <w:r>
                <w:rPr>
                  <w:rStyle w:val="Instrukce"/>
                  <w:i w:val="0"/>
                  <w:color w:val="auto"/>
                </w:rPr>
                <w:t xml:space="preserve"> </w:t>
              </w:r>
              <w:r w:rsidRPr="00462A1F">
                <w:rPr>
                  <w:rStyle w:val="Instrukce"/>
                  <w:i w:val="0"/>
                  <w:color w:val="auto"/>
                </w:rPr>
                <w:t xml:space="preserve">Předběžný BEP umožňuje potenciálnímu </w:t>
              </w:r>
              <w:r>
                <w:rPr>
                  <w:rStyle w:val="Instrukce"/>
                  <w:i w:val="0"/>
                  <w:color w:val="auto"/>
                </w:rPr>
                <w:t>D</w:t>
              </w:r>
              <w:r w:rsidRPr="00462A1F">
                <w:rPr>
                  <w:rStyle w:val="Instrukce"/>
                  <w:i w:val="0"/>
                  <w:color w:val="auto"/>
                </w:rPr>
                <w:t xml:space="preserve">odavateli navrhnout změny </w:t>
              </w:r>
              <w:r w:rsidRPr="00462A1F">
                <w:rPr>
                  <w:rStyle w:val="Instrukce"/>
                  <w:i w:val="0"/>
                  <w:color w:val="auto"/>
                </w:rPr>
                <w:lastRenderedPageBreak/>
                <w:t>či</w:t>
              </w:r>
            </w:ins>
            <w:ins w:id="26" w:author="Šárka Bulawová" w:date="2025-05-23T12:16:00Z" w16du:dateUtc="2025-05-23T10:16:00Z">
              <w:r w:rsidR="003152CC">
                <w:rPr>
                  <w:rStyle w:val="Instrukce"/>
                  <w:i w:val="0"/>
                  <w:color w:val="auto"/>
                </w:rPr>
                <w:t> </w:t>
              </w:r>
            </w:ins>
            <w:ins w:id="27" w:author="Šárka Bulawová" w:date="2025-05-23T12:15:00Z" w16du:dateUtc="2025-05-23T10:15:00Z">
              <w:r w:rsidRPr="00462A1F">
                <w:rPr>
                  <w:rStyle w:val="Instrukce"/>
                  <w:i w:val="0"/>
                  <w:color w:val="auto"/>
                </w:rPr>
                <w:t>dodatky projektových metod a postupů pro vytváření informací a</w:t>
              </w:r>
            </w:ins>
            <w:ins w:id="28" w:author="Šárka Bulawová" w:date="2025-05-23T12:16:00Z" w16du:dateUtc="2025-05-23T10:16:00Z">
              <w:r w:rsidR="003152CC">
                <w:rPr>
                  <w:rStyle w:val="Instrukce"/>
                  <w:i w:val="0"/>
                  <w:color w:val="auto"/>
                </w:rPr>
                <w:t> </w:t>
              </w:r>
            </w:ins>
            <w:ins w:id="29" w:author="Šárka Bulawová" w:date="2025-05-23T12:15:00Z" w16du:dateUtc="2025-05-23T10:15:00Z">
              <w:r w:rsidRPr="00462A1F">
                <w:rPr>
                  <w:rStyle w:val="Instrukce"/>
                  <w:i w:val="0"/>
                  <w:color w:val="auto"/>
                </w:rPr>
                <w:t>projektového informačního standardu.</w:t>
              </w:r>
            </w:ins>
          </w:p>
        </w:tc>
      </w:tr>
    </w:tbl>
    <w:p w14:paraId="49B1C3BF" w14:textId="7338B61C" w:rsidR="00B34297" w:rsidDel="00C777BD" w:rsidRDefault="00B34297" w:rsidP="00B34297">
      <w:pPr>
        <w:pStyle w:val="Nadpis2"/>
        <w:numPr>
          <w:ilvl w:val="0"/>
          <w:numId w:val="0"/>
        </w:numPr>
        <w:rPr>
          <w:del w:id="30" w:author="Šárka Bulawová" w:date="2025-05-23T12:24:00Z" w16du:dateUtc="2025-05-23T10:24:00Z"/>
        </w:rPr>
      </w:pPr>
      <w:bookmarkStart w:id="31" w:name="_Toc198646083"/>
      <w:bookmarkStart w:id="32" w:name="_Toc198799333"/>
    </w:p>
    <w:p w14:paraId="2A98C022" w14:textId="43AF5B51" w:rsidR="00855DC5" w:rsidRPr="00664ACE" w:rsidRDefault="004633EF">
      <w:pPr>
        <w:pStyle w:val="Nadpis2"/>
      </w:pPr>
      <w:r>
        <w:t>Použité normy</w:t>
      </w:r>
      <w:bookmarkEnd w:id="31"/>
      <w:bookmarkEnd w:id="32"/>
    </w:p>
    <w:p w14:paraId="0D150E73" w14:textId="5F1A1E1C" w:rsidR="00855DC5" w:rsidRDefault="00054A85" w:rsidP="003B225C">
      <w:r>
        <w:t>Tento dokument vychází z částí níže uvedených norem.</w:t>
      </w:r>
    </w:p>
    <w:p w14:paraId="091D8D00" w14:textId="0E83D31B" w:rsidR="001B7C8B" w:rsidRPr="00B7431F" w:rsidRDefault="00FA16A6" w:rsidP="006C2552">
      <w:r>
        <w:t xml:space="preserve">Je-li se v tomto dokumentu odvoláváno na ustanovení normy, </w:t>
      </w:r>
      <w:r w:rsidR="009C0DF7">
        <w:t>týká se to pouze přímo uvedeného ustanovení, nikoliv celého znění normy.</w:t>
      </w:r>
    </w:p>
    <w:tbl>
      <w:tblPr>
        <w:tblStyle w:val="Mkatabulky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5" w:type="dxa"/>
          <w:left w:w="0" w:type="dxa"/>
          <w:bottom w:w="85" w:type="dxa"/>
        </w:tblCellMar>
        <w:tblLook w:val="04A0" w:firstRow="1" w:lastRow="0" w:firstColumn="1" w:lastColumn="0" w:noHBand="0" w:noVBand="1"/>
      </w:tblPr>
      <w:tblGrid>
        <w:gridCol w:w="2513"/>
        <w:gridCol w:w="6899"/>
      </w:tblGrid>
      <w:tr w:rsidR="00917C40" w14:paraId="33A306CA" w14:textId="77777777" w:rsidTr="00FE7B92">
        <w:trPr>
          <w:trHeight w:val="283"/>
        </w:trPr>
        <w:tc>
          <w:tcPr>
            <w:tcW w:w="1335" w:type="pct"/>
          </w:tcPr>
          <w:p w14:paraId="0FA2B52A" w14:textId="33C11F59" w:rsidR="00917C40" w:rsidRPr="0061719A" w:rsidRDefault="00917C40" w:rsidP="008D390A">
            <w:pPr>
              <w:pStyle w:val="Tabulkatun"/>
            </w:pPr>
            <w:r>
              <w:t>ČSN EN ISO 19650</w:t>
            </w:r>
          </w:p>
        </w:tc>
        <w:tc>
          <w:tcPr>
            <w:tcW w:w="3665" w:type="pct"/>
          </w:tcPr>
          <w:p w14:paraId="700CBC5C" w14:textId="5523DA53" w:rsidR="00917C40" w:rsidRDefault="00917C40" w:rsidP="008D390A">
            <w:pPr>
              <w:pStyle w:val="Normlnbezodsazen"/>
            </w:pPr>
            <w:r>
              <w:rPr>
                <w:lang w:eastAsia="cs-CZ"/>
              </w:rPr>
              <w:t>Organizace a digitalizace informací o budovách a inženýrských stavbách včetně informačního modelování staveb (BIM)</w:t>
            </w:r>
            <w:r w:rsidR="005E7F96">
              <w:rPr>
                <w:lang w:eastAsia="cs-CZ"/>
              </w:rPr>
              <w:t xml:space="preserve"> (soubor norem)</w:t>
            </w:r>
          </w:p>
        </w:tc>
      </w:tr>
      <w:tr w:rsidR="00917C40" w14:paraId="75620977" w14:textId="77777777" w:rsidTr="00FE7B92">
        <w:trPr>
          <w:trHeight w:val="283"/>
        </w:trPr>
        <w:tc>
          <w:tcPr>
            <w:tcW w:w="1335" w:type="pct"/>
          </w:tcPr>
          <w:p w14:paraId="1048467B" w14:textId="72EF4617" w:rsidR="00917C40" w:rsidRPr="0061719A" w:rsidRDefault="001B7C8B" w:rsidP="008D390A">
            <w:pPr>
              <w:pStyle w:val="Tabulkatun"/>
            </w:pPr>
            <w:r>
              <w:t xml:space="preserve">ČSN EN </w:t>
            </w:r>
            <w:r w:rsidR="00705E3C">
              <w:t>7817-1</w:t>
            </w:r>
          </w:p>
        </w:tc>
        <w:tc>
          <w:tcPr>
            <w:tcW w:w="3665" w:type="pct"/>
          </w:tcPr>
          <w:p w14:paraId="3FC4A105" w14:textId="3B8ABD28" w:rsidR="00917C40" w:rsidRPr="00C920AC" w:rsidRDefault="001B7C8B" w:rsidP="008D390A">
            <w:pPr>
              <w:pStyle w:val="Normlnbezodsazen"/>
            </w:pPr>
            <w:r w:rsidRPr="001B7C8B">
              <w:t>Informační modelování staveb – Úroveň informačních potřeb</w:t>
            </w:r>
            <w:r w:rsidR="00E90410">
              <w:t xml:space="preserve"> – Část 1: Pojmy a principy</w:t>
            </w:r>
          </w:p>
        </w:tc>
      </w:tr>
      <w:tr w:rsidR="00917C40" w14:paraId="0AD188F0" w14:textId="77777777" w:rsidTr="00FE7B92">
        <w:trPr>
          <w:trHeight w:val="283"/>
        </w:trPr>
        <w:tc>
          <w:tcPr>
            <w:tcW w:w="1335" w:type="pct"/>
          </w:tcPr>
          <w:p w14:paraId="4D121377" w14:textId="2D7ECEEA" w:rsidR="00917C40" w:rsidRPr="0061719A" w:rsidRDefault="00C72137" w:rsidP="008D390A">
            <w:pPr>
              <w:pStyle w:val="Tabulkatun"/>
            </w:pPr>
            <w:r w:rsidRPr="009B55B1">
              <w:t>ČSN EN ISO 16739</w:t>
            </w:r>
            <w:ins w:id="33" w:author="Lukáš Kohout" w:date="2025-12-19T08:11:00Z" w16du:dateUtc="2025-12-19T07:11:00Z">
              <w:r w:rsidR="009B55B1">
                <w:t>-1</w:t>
              </w:r>
            </w:ins>
          </w:p>
        </w:tc>
        <w:tc>
          <w:tcPr>
            <w:tcW w:w="3665" w:type="pct"/>
          </w:tcPr>
          <w:p w14:paraId="4981922C" w14:textId="4F2BCC6C" w:rsidR="00917C40" w:rsidRPr="00144838" w:rsidRDefault="00C72137" w:rsidP="008D390A">
            <w:pPr>
              <w:pStyle w:val="Normlnbezodsazen"/>
              <w:rPr>
                <w:lang w:eastAsia="cs-CZ"/>
              </w:rPr>
            </w:pPr>
            <w:r>
              <w:rPr>
                <w:lang w:eastAsia="cs-CZ"/>
              </w:rPr>
              <w:t>Datový formát Industry Foundation Classes (IFC) pro sdílení dat ve</w:t>
            </w:r>
            <w:r w:rsidR="003B225C">
              <w:rPr>
                <w:lang w:eastAsia="cs-CZ"/>
              </w:rPr>
              <w:t> </w:t>
            </w:r>
            <w:r>
              <w:rPr>
                <w:lang w:eastAsia="cs-CZ"/>
              </w:rPr>
              <w:t>stavebnictví a facility managementu</w:t>
            </w:r>
          </w:p>
        </w:tc>
      </w:tr>
      <w:tr w:rsidR="00917C40" w14:paraId="69155234" w14:textId="77777777" w:rsidTr="00FE7B92">
        <w:trPr>
          <w:trHeight w:val="283"/>
        </w:trPr>
        <w:tc>
          <w:tcPr>
            <w:tcW w:w="1335" w:type="pct"/>
          </w:tcPr>
          <w:p w14:paraId="237F28B2" w14:textId="44AECA69" w:rsidR="00917C40" w:rsidRPr="0061719A" w:rsidRDefault="00BD056F" w:rsidP="008D390A">
            <w:pPr>
              <w:pStyle w:val="Tabulkatun"/>
            </w:pPr>
            <w:r>
              <w:t>ČSN EN ISO 12006</w:t>
            </w:r>
          </w:p>
        </w:tc>
        <w:tc>
          <w:tcPr>
            <w:tcW w:w="3665" w:type="pct"/>
          </w:tcPr>
          <w:p w14:paraId="6048EF68" w14:textId="210F4214" w:rsidR="00917C40" w:rsidRDefault="00BD056F" w:rsidP="008D390A">
            <w:pPr>
              <w:pStyle w:val="Normlnbezodsazen"/>
            </w:pPr>
            <w:r>
              <w:t>Budovy a inženýrské stavby – Organizace informací o stavbách</w:t>
            </w:r>
          </w:p>
        </w:tc>
      </w:tr>
    </w:tbl>
    <w:p w14:paraId="274CA8CE" w14:textId="55DECD5D" w:rsidR="0023107B" w:rsidDel="000A3D10" w:rsidRDefault="0023107B" w:rsidP="0023107B">
      <w:pPr>
        <w:rPr>
          <w:del w:id="34" w:author="Šárka Bulawová" w:date="2025-05-23T12:25:00Z" w16du:dateUtc="2025-05-23T10:25:00Z"/>
        </w:rPr>
      </w:pPr>
    </w:p>
    <w:p w14:paraId="3EC28F01" w14:textId="0969FA90" w:rsidR="00812BEF" w:rsidRDefault="00812BEF" w:rsidP="00812BEF">
      <w:pPr>
        <w:pStyle w:val="Nadpis2"/>
        <w:rPr>
          <w:ins w:id="35" w:author="Šárka Bulawová" w:date="2025-05-23T11:51:00Z" w16du:dateUtc="2025-05-23T09:51:00Z"/>
        </w:rPr>
      </w:pPr>
      <w:del w:id="36" w:author="Šárka Bulawová" w:date="2025-05-23T12:04:00Z" w16du:dateUtc="2025-05-23T10:04:00Z">
        <w:r w:rsidDel="00FF4AA4">
          <w:delText xml:space="preserve">Účel </w:delText>
        </w:r>
      </w:del>
      <w:ins w:id="37" w:author="Šárka Bulawová" w:date="2025-05-23T12:04:00Z" w16du:dateUtc="2025-05-23T10:04:00Z">
        <w:r w:rsidR="00FF4AA4">
          <w:t xml:space="preserve">Cíl </w:t>
        </w:r>
      </w:ins>
      <w:ins w:id="38" w:author="Šárka Bulawová" w:date="2025-05-23T12:01:00Z" w16du:dateUtc="2025-05-23T10:01:00Z">
        <w:r w:rsidR="002B0570">
          <w:t>dokumentu</w:t>
        </w:r>
      </w:ins>
    </w:p>
    <w:p w14:paraId="59BC846D" w14:textId="77777777" w:rsidR="00812BEF" w:rsidRPr="00364149" w:rsidRDefault="00812BEF" w:rsidP="002B0570">
      <w:pPr>
        <w:pStyle w:val="Normlnbezodsazen"/>
        <w:rPr>
          <w:ins w:id="39" w:author="Šárka Bulawová" w:date="2025-05-23T11:51:00Z" w16du:dateUtc="2025-05-23T09:51:00Z"/>
          <w:rStyle w:val="Instrukce"/>
          <w:i w:val="0"/>
          <w:color w:val="auto"/>
        </w:rPr>
      </w:pPr>
      <w:ins w:id="40" w:author="Šárka Bulawová" w:date="2025-05-23T11:51:00Z" w16du:dateUtc="2025-05-23T09:51:00Z">
        <w:r w:rsidRPr="00364149">
          <w:rPr>
            <w:rStyle w:val="Instrukce"/>
            <w:i w:val="0"/>
            <w:color w:val="auto"/>
          </w:rPr>
          <w:t>Plán realizace BIM (BEP) se zpracovává pro dva hlavní účely:</w:t>
        </w:r>
      </w:ins>
    </w:p>
    <w:p w14:paraId="3031217D" w14:textId="61006597" w:rsidR="00812BEF" w:rsidRPr="002B0570" w:rsidRDefault="00812BEF" w:rsidP="002B0570">
      <w:pPr>
        <w:pStyle w:val="Normlnodrky"/>
        <w:rPr>
          <w:ins w:id="41" w:author="Šárka Bulawová" w:date="2025-05-23T11:51:00Z" w16du:dateUtc="2025-05-23T09:51:00Z"/>
          <w:rStyle w:val="Instrukce"/>
          <w:i w:val="0"/>
          <w:color w:val="auto"/>
        </w:rPr>
      </w:pPr>
      <w:ins w:id="42" w:author="Šárka Bulawová" w:date="2025-05-23T11:51:00Z" w16du:dateUtc="2025-05-23T09:51:00Z">
        <w:r w:rsidRPr="002B0570">
          <w:rPr>
            <w:rStyle w:val="Instrukce"/>
            <w:i w:val="0"/>
            <w:color w:val="auto"/>
          </w:rPr>
          <w:t>Potvrdit, že realizační tým dokáže vytvářet a předávat informace v souladu s veškerými požadavky na informace, které mu byly poskytnuty. Podle norem ČSN EN ISO 19650 se</w:t>
        </w:r>
      </w:ins>
      <w:ins w:id="43" w:author="Šárka Bulawová" w:date="2025-05-23T12:28:00Z" w16du:dateUtc="2025-05-23T10:28:00Z">
        <w:r w:rsidR="00413AA4">
          <w:rPr>
            <w:rStyle w:val="Instrukce"/>
            <w:i w:val="0"/>
            <w:color w:val="auto"/>
          </w:rPr>
          <w:t> </w:t>
        </w:r>
      </w:ins>
      <w:ins w:id="44" w:author="Šárka Bulawová" w:date="2025-05-23T11:51:00Z" w16du:dateUtc="2025-05-23T09:51:00Z">
        <w:r w:rsidRPr="002B0570">
          <w:rPr>
            <w:rStyle w:val="Instrukce"/>
            <w:i w:val="0"/>
            <w:color w:val="auto"/>
          </w:rPr>
          <w:t>pro</w:t>
        </w:r>
      </w:ins>
      <w:ins w:id="45" w:author="Šárka Bulawová" w:date="2025-05-23T12:28:00Z" w16du:dateUtc="2025-05-23T10:28:00Z">
        <w:r w:rsidR="00413AA4">
          <w:rPr>
            <w:rStyle w:val="Instrukce"/>
            <w:i w:val="0"/>
            <w:color w:val="auto"/>
          </w:rPr>
          <w:t> </w:t>
        </w:r>
      </w:ins>
      <w:ins w:id="46" w:author="Šárka Bulawová" w:date="2025-05-23T11:51:00Z" w16du:dateUtc="2025-05-23T09:51:00Z">
        <w:r w:rsidRPr="002B0570">
          <w:rPr>
            <w:rStyle w:val="Instrukce"/>
            <w:i w:val="0"/>
            <w:color w:val="auto"/>
          </w:rPr>
          <w:t>tento účel zpracovává předběžný BEP.</w:t>
        </w:r>
      </w:ins>
    </w:p>
    <w:p w14:paraId="773C4AC5" w14:textId="4629CED0" w:rsidR="00812BEF" w:rsidRDefault="00812BEF" w:rsidP="00D44CF5">
      <w:pPr>
        <w:pStyle w:val="Normlnodrky"/>
        <w:rPr>
          <w:ins w:id="47" w:author="Šárka Bulawová" w:date="2025-05-23T12:18:00Z" w16du:dateUtc="2025-05-23T10:18:00Z"/>
        </w:rPr>
      </w:pPr>
      <w:ins w:id="48" w:author="Šárka Bulawová" w:date="2025-05-23T11:51:00Z" w16du:dateUtc="2025-05-23T09:51:00Z">
        <w:r w:rsidRPr="002B0570">
          <w:rPr>
            <w:rStyle w:val="Instrukce"/>
            <w:i w:val="0"/>
            <w:color w:val="auto"/>
          </w:rPr>
          <w:t>Poskytnout základní pravidla v podobě dokumentu, který bude realizační tým používat jako jeden ze zdrojů při vytváření, správě a výměně informací během pověření. Do této podoby se zpracovává plán realizace BIM v případě uzavření zakázky.</w:t>
        </w:r>
      </w:ins>
    </w:p>
    <w:p w14:paraId="0299EBC2" w14:textId="4EFFEEF5" w:rsidR="002F4BFB" w:rsidRDefault="00901B54" w:rsidP="00812BEF">
      <w:pPr>
        <w:rPr>
          <w:ins w:id="49" w:author="Šárka Bulawová" w:date="2025-05-23T12:18:00Z" w16du:dateUtc="2025-05-23T10:18:00Z"/>
        </w:rPr>
      </w:pPr>
      <w:ins w:id="50" w:author="Šárka Bulawová" w:date="2025-05-23T12:21:00Z" w16du:dateUtc="2025-05-23T10:21:00Z">
        <w:r>
          <w:t xml:space="preserve">Plán realizace BIM </w:t>
        </w:r>
      </w:ins>
      <w:ins w:id="51" w:author="Šárka Bulawová" w:date="2025-05-23T12:25:00Z" w16du:dateUtc="2025-05-23T10:25:00Z">
        <w:r w:rsidR="00192BAD">
          <w:t xml:space="preserve">(BEP) </w:t>
        </w:r>
      </w:ins>
      <w:r w:rsidR="00E86EE3">
        <w:t>obsahuje</w:t>
      </w:r>
      <w:ins w:id="52" w:author="Šárka Bulawová" w:date="2025-05-23T12:18:00Z" w16du:dateUtc="2025-05-23T10:18:00Z">
        <w:r w:rsidR="00CF13AC">
          <w:t>:</w:t>
        </w:r>
      </w:ins>
    </w:p>
    <w:p w14:paraId="18C64E4C" w14:textId="21501EBB" w:rsidR="00CF13AC" w:rsidRPr="00CF13AC" w:rsidDel="00CF13AC" w:rsidRDefault="00CF13AC" w:rsidP="00D44CF5">
      <w:pPr>
        <w:pStyle w:val="Normlnbezodsazen"/>
        <w:numPr>
          <w:ilvl w:val="0"/>
          <w:numId w:val="22"/>
        </w:numPr>
        <w:rPr>
          <w:del w:id="53" w:author="Šárka Bulawová" w:date="2025-05-23T12:19:00Z" w16du:dateUtc="2025-05-23T10:19:00Z"/>
          <w:rStyle w:val="Instrukce"/>
          <w:i w:val="0"/>
          <w:color w:val="auto"/>
        </w:rPr>
      </w:pPr>
      <w:del w:id="54" w:author="Šárka Bulawová" w:date="2025-05-23T12:19:00Z" w16du:dateUtc="2025-05-23T10:19:00Z">
        <w:r w:rsidRPr="00CF13AC" w:rsidDel="00CF13AC">
          <w:rPr>
            <w:rStyle w:val="Instrukce"/>
            <w:i w:val="0"/>
            <w:color w:val="auto"/>
          </w:rPr>
          <w:delText>Při tom potenciální vedoucí pověřená strana musí zohlednit:</w:delText>
        </w:r>
      </w:del>
    </w:p>
    <w:p w14:paraId="0AB67D33" w14:textId="0B358844" w:rsidR="00CF13AC" w:rsidRPr="00CF13AC" w:rsidRDefault="00CF13AC" w:rsidP="00D44CF5">
      <w:pPr>
        <w:pStyle w:val="Normlnbezodsazen"/>
        <w:numPr>
          <w:ilvl w:val="0"/>
          <w:numId w:val="22"/>
        </w:numPr>
        <w:rPr>
          <w:rStyle w:val="Instrukce"/>
          <w:i w:val="0"/>
          <w:color w:val="auto"/>
        </w:rPr>
      </w:pPr>
      <w:del w:id="55" w:author="Šárka Bulawová" w:date="2025-05-23T12:20:00Z" w16du:dateUtc="2025-05-23T10:20:00Z">
        <w:r w:rsidRPr="00CF13AC" w:rsidDel="00CF13AC">
          <w:rPr>
            <w:rStyle w:val="Instrukce"/>
            <w:i w:val="0"/>
            <w:color w:val="auto"/>
          </w:rPr>
          <w:delText xml:space="preserve">a) </w:delText>
        </w:r>
      </w:del>
      <w:del w:id="56" w:author="Šárka Bulawová" w:date="2025-05-23T12:22:00Z" w16du:dateUtc="2025-05-23T10:22:00Z">
        <w:r w:rsidRPr="00CF13AC" w:rsidDel="00901B54">
          <w:rPr>
            <w:rStyle w:val="Instrukce"/>
            <w:i w:val="0"/>
            <w:color w:val="auto"/>
          </w:rPr>
          <w:delText xml:space="preserve">navržená </w:delText>
        </w:r>
      </w:del>
      <w:r w:rsidRPr="00CF13AC">
        <w:rPr>
          <w:rStyle w:val="Instrukce"/>
          <w:i w:val="0"/>
          <w:color w:val="auto"/>
        </w:rPr>
        <w:t>jména a profesní životopisy jednotlivců, kteří budou plnit funkce při managementu informací jménem realizačního týmu;</w:t>
      </w:r>
    </w:p>
    <w:p w14:paraId="15EDBADD" w14:textId="00753CEB" w:rsidR="00CF13AC" w:rsidRPr="00CF13AC" w:rsidRDefault="00CF13AC" w:rsidP="00D44CF5">
      <w:pPr>
        <w:pStyle w:val="Normlnbezodsazen"/>
        <w:numPr>
          <w:ilvl w:val="0"/>
          <w:numId w:val="22"/>
        </w:numPr>
        <w:rPr>
          <w:rStyle w:val="Instrukce"/>
          <w:i w:val="0"/>
          <w:color w:val="auto"/>
        </w:rPr>
      </w:pPr>
      <w:del w:id="57" w:author="Šárka Bulawová" w:date="2025-05-23T12:20:00Z" w16du:dateUtc="2025-05-23T10:20:00Z">
        <w:r w:rsidRPr="00CF13AC" w:rsidDel="00CF13AC">
          <w:rPr>
            <w:rStyle w:val="Instrukce"/>
            <w:i w:val="0"/>
            <w:color w:val="auto"/>
          </w:rPr>
          <w:delText xml:space="preserve">b) </w:delText>
        </w:r>
      </w:del>
      <w:r w:rsidRPr="00CF13AC">
        <w:rPr>
          <w:rStyle w:val="Instrukce"/>
          <w:i w:val="0"/>
          <w:color w:val="auto"/>
        </w:rPr>
        <w:t>strategii předávání informací realizačního týmu obsahující:</w:t>
      </w:r>
    </w:p>
    <w:p w14:paraId="5C265FA3" w14:textId="0F8857E5" w:rsidR="00CF13AC" w:rsidRPr="00CF13AC" w:rsidRDefault="00CF13AC" w:rsidP="00D44CF5">
      <w:pPr>
        <w:pStyle w:val="Normlnodrky"/>
        <w:rPr>
          <w:rStyle w:val="Instrukce"/>
          <w:i w:val="0"/>
          <w:color w:val="auto"/>
        </w:rPr>
      </w:pPr>
      <w:r w:rsidRPr="00CF13AC">
        <w:rPr>
          <w:rStyle w:val="Instrukce"/>
          <w:i w:val="0"/>
          <w:color w:val="auto"/>
        </w:rPr>
        <w:t xml:space="preserve">přístup realizačního týmu k plnění požadavků </w:t>
      </w:r>
      <w:del w:id="58" w:author="Šárka Bulawová" w:date="2025-05-23T12:22:00Z" w16du:dateUtc="2025-05-23T10:22:00Z">
        <w:r w:rsidRPr="00CF13AC" w:rsidDel="00A77245">
          <w:rPr>
            <w:rStyle w:val="Instrukce"/>
            <w:i w:val="0"/>
            <w:color w:val="auto"/>
          </w:rPr>
          <w:delText>pověřující strany</w:delText>
        </w:r>
      </w:del>
      <w:ins w:id="59" w:author="Šárka Bulawová" w:date="2025-05-23T12:22:00Z" w16du:dateUtc="2025-05-23T10:22:00Z">
        <w:r w:rsidR="00A77245">
          <w:rPr>
            <w:rStyle w:val="Instrukce"/>
            <w:i w:val="0"/>
            <w:color w:val="auto"/>
          </w:rPr>
          <w:t>Objednatele</w:t>
        </w:r>
      </w:ins>
      <w:r w:rsidRPr="00CF13AC">
        <w:rPr>
          <w:rStyle w:val="Instrukce"/>
          <w:i w:val="0"/>
          <w:color w:val="auto"/>
        </w:rPr>
        <w:t xml:space="preserve"> na výměnu informací;</w:t>
      </w:r>
    </w:p>
    <w:p w14:paraId="472FE8A0" w14:textId="77777777" w:rsidR="00CF13AC" w:rsidRPr="00CF13AC" w:rsidRDefault="00CF13AC" w:rsidP="00D44CF5">
      <w:pPr>
        <w:pStyle w:val="Normlnodrky"/>
        <w:rPr>
          <w:rStyle w:val="Instrukce"/>
          <w:i w:val="0"/>
          <w:color w:val="auto"/>
        </w:rPr>
      </w:pPr>
      <w:r w:rsidRPr="00CF13AC">
        <w:rPr>
          <w:rStyle w:val="Instrukce"/>
          <w:i w:val="0"/>
          <w:color w:val="auto"/>
        </w:rPr>
        <w:t>okruh cílů k dosažení pomocí společného vytváření informací;</w:t>
      </w:r>
    </w:p>
    <w:p w14:paraId="13FC17FF" w14:textId="77777777" w:rsidR="00CF13AC" w:rsidRPr="00CF13AC" w:rsidRDefault="00CF13AC" w:rsidP="00D44CF5">
      <w:pPr>
        <w:pStyle w:val="Normlnodrky"/>
        <w:rPr>
          <w:rStyle w:val="Instrukce"/>
          <w:i w:val="0"/>
          <w:color w:val="auto"/>
        </w:rPr>
      </w:pPr>
      <w:r w:rsidRPr="00CF13AC">
        <w:rPr>
          <w:rStyle w:val="Instrukce"/>
          <w:i w:val="0"/>
          <w:color w:val="auto"/>
        </w:rPr>
        <w:t>přehled o organizační struktuře realizačního týmu a jeho obchodních vztazích; a</w:t>
      </w:r>
    </w:p>
    <w:p w14:paraId="49314B42" w14:textId="77777777" w:rsidR="00CF13AC" w:rsidRPr="00CF13AC" w:rsidRDefault="00CF13AC" w:rsidP="00D44CF5">
      <w:pPr>
        <w:pStyle w:val="Normlnodrky"/>
        <w:rPr>
          <w:rStyle w:val="Instrukce"/>
          <w:i w:val="0"/>
          <w:color w:val="auto"/>
        </w:rPr>
      </w:pPr>
      <w:r w:rsidRPr="00CF13AC">
        <w:rPr>
          <w:rStyle w:val="Instrukce"/>
          <w:i w:val="0"/>
          <w:color w:val="auto"/>
        </w:rPr>
        <w:t>přehled o složení realizačního týmu ve formě jednoho nebo více úkolových týmů;</w:t>
      </w:r>
    </w:p>
    <w:p w14:paraId="0320F09B" w14:textId="405F258D" w:rsidR="00CF13AC" w:rsidRPr="00CF13AC" w:rsidRDefault="00CF13AC" w:rsidP="00D44CF5">
      <w:pPr>
        <w:pStyle w:val="Normlnbezodsazen"/>
        <w:numPr>
          <w:ilvl w:val="0"/>
          <w:numId w:val="22"/>
        </w:numPr>
        <w:rPr>
          <w:rStyle w:val="Instrukce"/>
          <w:i w:val="0"/>
          <w:color w:val="auto"/>
        </w:rPr>
      </w:pPr>
      <w:del w:id="60" w:author="Šárka Bulawová" w:date="2025-05-23T12:20:00Z" w16du:dateUtc="2025-05-23T10:20:00Z">
        <w:r w:rsidRPr="00CF13AC" w:rsidDel="00CF13AC">
          <w:rPr>
            <w:rStyle w:val="Instrukce"/>
            <w:i w:val="0"/>
            <w:color w:val="auto"/>
          </w:rPr>
          <w:delText xml:space="preserve">c) </w:delText>
        </w:r>
      </w:del>
      <w:del w:id="61" w:author="Šárka Bulawová" w:date="2025-05-23T12:23:00Z" w16du:dateUtc="2025-05-23T10:23:00Z">
        <w:r w:rsidRPr="00CF13AC" w:rsidDel="00A77245">
          <w:rPr>
            <w:rStyle w:val="Instrukce"/>
            <w:i w:val="0"/>
            <w:color w:val="auto"/>
          </w:rPr>
          <w:delText xml:space="preserve">navrženou </w:delText>
        </w:r>
      </w:del>
      <w:r w:rsidRPr="00CF13AC">
        <w:rPr>
          <w:rStyle w:val="Instrukce"/>
          <w:i w:val="0"/>
          <w:color w:val="auto"/>
        </w:rPr>
        <w:t>strategii sdružování, kterou bude realizační tým uplatňovat;</w:t>
      </w:r>
    </w:p>
    <w:p w14:paraId="21BB24AE" w14:textId="501E8BC8" w:rsidR="00CF13AC" w:rsidRPr="00CF13AC" w:rsidRDefault="00CF13AC" w:rsidP="00D44CF5">
      <w:pPr>
        <w:pStyle w:val="Normlnbezodsazen"/>
        <w:numPr>
          <w:ilvl w:val="0"/>
          <w:numId w:val="22"/>
        </w:numPr>
        <w:rPr>
          <w:rStyle w:val="Instrukce"/>
          <w:i w:val="0"/>
          <w:color w:val="auto"/>
        </w:rPr>
      </w:pPr>
      <w:del w:id="62" w:author="Šárka Bulawová" w:date="2025-05-23T12:20:00Z" w16du:dateUtc="2025-05-23T10:20:00Z">
        <w:r w:rsidRPr="00CF13AC" w:rsidDel="00CF13AC">
          <w:rPr>
            <w:rStyle w:val="Instrukce"/>
            <w:i w:val="0"/>
            <w:color w:val="auto"/>
          </w:rPr>
          <w:delText xml:space="preserve">d) </w:delText>
        </w:r>
      </w:del>
      <w:r w:rsidRPr="00CF13AC">
        <w:rPr>
          <w:rStyle w:val="Instrukce"/>
          <w:i w:val="0"/>
          <w:color w:val="auto"/>
        </w:rPr>
        <w:t>vysokoúrovňovou matici odpovědnosti realizačního týmu obsahující rozdělení odpovědností za</w:t>
      </w:r>
      <w:ins w:id="63" w:author="Šárka Bulawová" w:date="2025-05-23T12:28:00Z" w16du:dateUtc="2025-05-23T10:28:00Z">
        <w:r w:rsidR="00413AA4">
          <w:rPr>
            <w:rStyle w:val="Instrukce"/>
            <w:i w:val="0"/>
            <w:color w:val="auto"/>
          </w:rPr>
          <w:t> </w:t>
        </w:r>
      </w:ins>
      <w:del w:id="64" w:author="Šárka Bulawová" w:date="2025-05-23T12:28:00Z" w16du:dateUtc="2025-05-23T10:28:00Z">
        <w:r w:rsidRPr="00CF13AC" w:rsidDel="00413AA4">
          <w:rPr>
            <w:rStyle w:val="Instrukce"/>
            <w:i w:val="0"/>
            <w:color w:val="auto"/>
          </w:rPr>
          <w:delText xml:space="preserve"> </w:delText>
        </w:r>
      </w:del>
      <w:r w:rsidRPr="00CF13AC">
        <w:rPr>
          <w:rStyle w:val="Instrukce"/>
          <w:i w:val="0"/>
          <w:color w:val="auto"/>
        </w:rPr>
        <w:t>každou součást informačního modelu a klíčové výstupy spojené s těmito součástmi;</w:t>
      </w:r>
    </w:p>
    <w:p w14:paraId="237AEDCC" w14:textId="77777777" w:rsidR="00CF13AC" w:rsidRPr="00CF13AC" w:rsidRDefault="00CF13AC" w:rsidP="00D44CF5">
      <w:pPr>
        <w:pStyle w:val="Normlnbezodsazen"/>
        <w:numPr>
          <w:ilvl w:val="0"/>
          <w:numId w:val="22"/>
        </w:numPr>
        <w:rPr>
          <w:rStyle w:val="Instrukce"/>
          <w:i w:val="0"/>
          <w:color w:val="auto"/>
        </w:rPr>
      </w:pPr>
      <w:del w:id="65" w:author="Šárka Bulawová" w:date="2025-05-23T12:20:00Z" w16du:dateUtc="2025-05-23T10:20:00Z">
        <w:r w:rsidRPr="00CF13AC" w:rsidDel="00CF13AC">
          <w:rPr>
            <w:rStyle w:val="Instrukce"/>
            <w:i w:val="0"/>
            <w:color w:val="auto"/>
          </w:rPr>
          <w:delText xml:space="preserve">e) </w:delText>
        </w:r>
      </w:del>
      <w:r w:rsidRPr="00CF13AC">
        <w:rPr>
          <w:rStyle w:val="Instrukce"/>
          <w:i w:val="0"/>
          <w:color w:val="auto"/>
        </w:rPr>
        <w:t>jakékoliv navržené dodatky nebo změny projektových metod a postupů pro vytváření informací, které realizační tým požaduje pro umožnění efektivity při:</w:t>
      </w:r>
    </w:p>
    <w:p w14:paraId="3E0179A2" w14:textId="77777777" w:rsidR="00CF13AC" w:rsidRPr="00CF13AC" w:rsidRDefault="00CF13AC" w:rsidP="00D44CF5">
      <w:pPr>
        <w:pStyle w:val="Normlnodrky"/>
        <w:rPr>
          <w:rStyle w:val="Instrukce"/>
          <w:i w:val="0"/>
          <w:color w:val="auto"/>
        </w:rPr>
      </w:pPr>
      <w:r w:rsidRPr="00CF13AC">
        <w:rPr>
          <w:rStyle w:val="Instrukce"/>
          <w:i w:val="0"/>
          <w:color w:val="auto"/>
        </w:rPr>
        <w:t>zachycení existujících informací o aktivu;</w:t>
      </w:r>
    </w:p>
    <w:p w14:paraId="59A4237A" w14:textId="77777777" w:rsidR="00CF13AC" w:rsidRPr="00CF13AC" w:rsidRDefault="00CF13AC" w:rsidP="00D44CF5">
      <w:pPr>
        <w:pStyle w:val="Normlnodrky"/>
        <w:rPr>
          <w:rStyle w:val="Instrukce"/>
          <w:i w:val="0"/>
          <w:color w:val="auto"/>
        </w:rPr>
      </w:pPr>
      <w:r w:rsidRPr="00CF13AC">
        <w:rPr>
          <w:rStyle w:val="Instrukce"/>
          <w:i w:val="0"/>
          <w:color w:val="auto"/>
        </w:rPr>
        <w:t>tvoření, přezkoumávání, schvalování nebo autorizování informací;</w:t>
      </w:r>
    </w:p>
    <w:p w14:paraId="08F1E12E" w14:textId="77777777" w:rsidR="00CF13AC" w:rsidRPr="00CF13AC" w:rsidRDefault="00CF13AC" w:rsidP="00D44CF5">
      <w:pPr>
        <w:pStyle w:val="Normlnodrky"/>
        <w:rPr>
          <w:rStyle w:val="Instrukce"/>
          <w:i w:val="0"/>
          <w:color w:val="auto"/>
        </w:rPr>
      </w:pPr>
      <w:r w:rsidRPr="00CF13AC">
        <w:rPr>
          <w:rStyle w:val="Instrukce"/>
          <w:i w:val="0"/>
          <w:color w:val="auto"/>
        </w:rPr>
        <w:t>zabezpečení a distribuci informací; a</w:t>
      </w:r>
    </w:p>
    <w:p w14:paraId="42585DBB" w14:textId="3BD890EF" w:rsidR="00CF13AC" w:rsidRPr="00CF13AC" w:rsidRDefault="00CF13AC" w:rsidP="00D44CF5">
      <w:pPr>
        <w:pStyle w:val="Normlnodrky"/>
        <w:rPr>
          <w:rStyle w:val="Instrukce"/>
          <w:i w:val="0"/>
          <w:color w:val="auto"/>
        </w:rPr>
      </w:pPr>
      <w:r w:rsidRPr="00CF13AC">
        <w:rPr>
          <w:rStyle w:val="Instrukce"/>
          <w:i w:val="0"/>
          <w:color w:val="auto"/>
        </w:rPr>
        <w:t xml:space="preserve">předávání informací </w:t>
      </w:r>
      <w:del w:id="66" w:author="Šárka Bulawová" w:date="2025-05-23T12:24:00Z" w16du:dateUtc="2025-05-23T10:24:00Z">
        <w:r w:rsidRPr="00CF13AC" w:rsidDel="00C777BD">
          <w:rPr>
            <w:rStyle w:val="Instrukce"/>
            <w:i w:val="0"/>
            <w:color w:val="auto"/>
          </w:rPr>
          <w:delText>pověřující straně</w:delText>
        </w:r>
      </w:del>
      <w:ins w:id="67" w:author="Šárka Bulawová" w:date="2025-05-23T12:24:00Z" w16du:dateUtc="2025-05-23T10:24:00Z">
        <w:r w:rsidR="00C777BD">
          <w:rPr>
            <w:rStyle w:val="Instrukce"/>
            <w:i w:val="0"/>
            <w:color w:val="auto"/>
          </w:rPr>
          <w:t>Objednateli</w:t>
        </w:r>
      </w:ins>
      <w:r w:rsidRPr="00CF13AC">
        <w:rPr>
          <w:rStyle w:val="Instrukce"/>
          <w:i w:val="0"/>
          <w:color w:val="auto"/>
        </w:rPr>
        <w:t>;</w:t>
      </w:r>
    </w:p>
    <w:p w14:paraId="5310955E" w14:textId="77777777" w:rsidR="00CF13AC" w:rsidRPr="00CF13AC" w:rsidRDefault="00CF13AC" w:rsidP="00D44CF5">
      <w:pPr>
        <w:pStyle w:val="Normlnbezodsazen"/>
        <w:numPr>
          <w:ilvl w:val="0"/>
          <w:numId w:val="22"/>
        </w:numPr>
        <w:rPr>
          <w:rStyle w:val="Instrukce"/>
          <w:i w:val="0"/>
          <w:color w:val="auto"/>
        </w:rPr>
      </w:pPr>
      <w:del w:id="68" w:author="Šárka Bulawová" w:date="2025-05-23T12:20:00Z" w16du:dateUtc="2025-05-23T10:20:00Z">
        <w:r w:rsidRPr="00CF13AC" w:rsidDel="00CF13AC">
          <w:rPr>
            <w:rStyle w:val="Instrukce"/>
            <w:i w:val="0"/>
            <w:color w:val="auto"/>
          </w:rPr>
          <w:delText xml:space="preserve">f) </w:delText>
        </w:r>
      </w:del>
      <w:r w:rsidRPr="00CF13AC">
        <w:rPr>
          <w:rStyle w:val="Instrukce"/>
          <w:i w:val="0"/>
          <w:color w:val="auto"/>
        </w:rPr>
        <w:t>jakékoliv navržené dodatky nebo změny projektového informačního standardu, které realizační tým požaduje pro umožnění efektivity při:</w:t>
      </w:r>
    </w:p>
    <w:p w14:paraId="3E3F0719" w14:textId="77777777" w:rsidR="00CF13AC" w:rsidRPr="00CF13AC" w:rsidRDefault="00CF13AC" w:rsidP="00D44CF5">
      <w:pPr>
        <w:pStyle w:val="Normlnodrky"/>
        <w:rPr>
          <w:rStyle w:val="Instrukce"/>
          <w:i w:val="0"/>
          <w:color w:val="auto"/>
        </w:rPr>
      </w:pPr>
      <w:r w:rsidRPr="00CF13AC">
        <w:rPr>
          <w:rStyle w:val="Instrukce"/>
          <w:i w:val="0"/>
          <w:color w:val="auto"/>
        </w:rPr>
        <w:t>výměně informací mezi úkolovými týmy;</w:t>
      </w:r>
    </w:p>
    <w:p w14:paraId="13001CA8" w14:textId="64CFEE04" w:rsidR="00CF13AC" w:rsidRPr="00CF13AC" w:rsidRDefault="00CF13AC" w:rsidP="00D44CF5">
      <w:pPr>
        <w:pStyle w:val="Normlnodrky"/>
        <w:rPr>
          <w:rStyle w:val="Instrukce"/>
          <w:i w:val="0"/>
          <w:color w:val="auto"/>
        </w:rPr>
      </w:pPr>
      <w:r w:rsidRPr="00CF13AC">
        <w:rPr>
          <w:rStyle w:val="Instrukce"/>
          <w:i w:val="0"/>
          <w:color w:val="auto"/>
        </w:rPr>
        <w:t>distribuci informací externím stranám</w:t>
      </w:r>
      <w:ins w:id="69" w:author="Šárka Bulawová" w:date="2025-05-23T12:24:00Z" w16du:dateUtc="2025-05-23T10:24:00Z">
        <w:r w:rsidR="00C777BD">
          <w:rPr>
            <w:rStyle w:val="Instrukce"/>
            <w:i w:val="0"/>
            <w:color w:val="auto"/>
          </w:rPr>
          <w:t xml:space="preserve"> </w:t>
        </w:r>
      </w:ins>
      <w:del w:id="70" w:author="Šárka Bulawová" w:date="2025-05-23T12:24:00Z" w16du:dateUtc="2025-05-23T10:24:00Z">
        <w:r w:rsidRPr="00CF13AC" w:rsidDel="00C777BD">
          <w:rPr>
            <w:rStyle w:val="Instrukce"/>
            <w:i w:val="0"/>
            <w:color w:val="auto"/>
          </w:rPr>
          <w:delText xml:space="preserve">; </w:delText>
        </w:r>
      </w:del>
      <w:r w:rsidRPr="00CF13AC">
        <w:rPr>
          <w:rStyle w:val="Instrukce"/>
          <w:i w:val="0"/>
          <w:color w:val="auto"/>
        </w:rPr>
        <w:t>nebo</w:t>
      </w:r>
      <w:ins w:id="71" w:author="Šárka Bulawová" w:date="2025-05-23T12:24:00Z" w16du:dateUtc="2025-05-23T10:24:00Z">
        <w:r w:rsidR="00C777BD">
          <w:rPr>
            <w:rStyle w:val="Instrukce"/>
            <w:i w:val="0"/>
            <w:color w:val="auto"/>
          </w:rPr>
          <w:t xml:space="preserve"> </w:t>
        </w:r>
        <w:r w:rsidR="00C777BD" w:rsidRPr="00CF13AC">
          <w:rPr>
            <w:rStyle w:val="Instrukce"/>
            <w:i w:val="0"/>
            <w:color w:val="auto"/>
          </w:rPr>
          <w:t xml:space="preserve">předávání informací </w:t>
        </w:r>
        <w:r w:rsidR="00C777BD">
          <w:rPr>
            <w:rStyle w:val="Instrukce"/>
            <w:i w:val="0"/>
            <w:color w:val="auto"/>
          </w:rPr>
          <w:t>Objednateli;</w:t>
        </w:r>
      </w:ins>
    </w:p>
    <w:p w14:paraId="065812F4" w14:textId="110E9B2D" w:rsidR="00CF13AC" w:rsidRPr="00CF13AC" w:rsidDel="00C777BD" w:rsidRDefault="00CF13AC" w:rsidP="00D44CF5">
      <w:pPr>
        <w:pStyle w:val="Normlnodrky"/>
        <w:rPr>
          <w:del w:id="72" w:author="Šárka Bulawová" w:date="2025-05-23T12:24:00Z" w16du:dateUtc="2025-05-23T10:24:00Z"/>
          <w:rStyle w:val="Instrukce"/>
          <w:i w:val="0"/>
          <w:color w:val="auto"/>
        </w:rPr>
      </w:pPr>
      <w:del w:id="73" w:author="Šárka Bulawová" w:date="2025-05-23T12:24:00Z" w16du:dateUtc="2025-05-23T10:24:00Z">
        <w:r w:rsidRPr="00CF13AC" w:rsidDel="00C777BD">
          <w:rPr>
            <w:rStyle w:val="Instrukce"/>
            <w:i w:val="0"/>
            <w:color w:val="auto"/>
          </w:rPr>
          <w:lastRenderedPageBreak/>
          <w:delText xml:space="preserve">předávání informací </w:delText>
        </w:r>
      </w:del>
      <w:del w:id="74" w:author="Šárka Bulawová" w:date="2025-05-23T12:23:00Z" w16du:dateUtc="2025-05-23T10:23:00Z">
        <w:r w:rsidRPr="00CF13AC" w:rsidDel="00C777BD">
          <w:rPr>
            <w:rStyle w:val="Instrukce"/>
            <w:i w:val="0"/>
            <w:color w:val="auto"/>
          </w:rPr>
          <w:delText>pověřující straně</w:delText>
        </w:r>
      </w:del>
      <w:del w:id="75" w:author="Šárka Bulawová" w:date="2025-05-23T12:24:00Z" w16du:dateUtc="2025-05-23T10:24:00Z">
        <w:r w:rsidRPr="00CF13AC" w:rsidDel="00C777BD">
          <w:rPr>
            <w:rStyle w:val="Instrukce"/>
            <w:i w:val="0"/>
            <w:color w:val="auto"/>
          </w:rPr>
          <w:delText>;</w:delText>
        </w:r>
      </w:del>
    </w:p>
    <w:p w14:paraId="7BDBDDC6" w14:textId="77777777" w:rsidR="00CF13AC" w:rsidRPr="00CF13AC" w:rsidDel="000A3D10" w:rsidRDefault="00CF13AC" w:rsidP="00D44CF5">
      <w:pPr>
        <w:pStyle w:val="Normlnbezodsazen"/>
        <w:numPr>
          <w:ilvl w:val="0"/>
          <w:numId w:val="22"/>
        </w:numPr>
        <w:rPr>
          <w:del w:id="76" w:author="Šárka Bulawová" w:date="2025-05-23T12:25:00Z" w16du:dateUtc="2025-05-23T10:25:00Z"/>
          <w:rStyle w:val="Instrukce"/>
          <w:i w:val="0"/>
          <w:color w:val="auto"/>
        </w:rPr>
      </w:pPr>
      <w:del w:id="77" w:author="Šárka Bulawová" w:date="2025-05-23T12:20:00Z" w16du:dateUtc="2025-05-23T10:20:00Z">
        <w:r w:rsidRPr="00CF13AC" w:rsidDel="00CF13AC">
          <w:rPr>
            <w:rStyle w:val="Instrukce"/>
            <w:i w:val="0"/>
            <w:color w:val="auto"/>
          </w:rPr>
          <w:delText xml:space="preserve">g) </w:delText>
        </w:r>
      </w:del>
      <w:r w:rsidRPr="00CF13AC">
        <w:rPr>
          <w:rStyle w:val="Instrukce"/>
          <w:i w:val="0"/>
          <w:color w:val="auto"/>
        </w:rPr>
        <w:t>navržený rozpis nasazení software (včetně verzí), hardware a IT infrastruktury, které realizační tým zamýšlí používat.</w:t>
      </w:r>
    </w:p>
    <w:p w14:paraId="3793FAEB" w14:textId="77777777" w:rsidR="00CF13AC" w:rsidRPr="00812BEF" w:rsidRDefault="00CF13AC" w:rsidP="00D44CF5">
      <w:pPr>
        <w:pStyle w:val="Normlnbezodsazen"/>
        <w:numPr>
          <w:ilvl w:val="0"/>
          <w:numId w:val="22"/>
        </w:numPr>
      </w:pPr>
    </w:p>
    <w:p w14:paraId="72CCD182" w14:textId="76586E88" w:rsidR="00082192" w:rsidRPr="00082192" w:rsidRDefault="007B41DE">
      <w:pPr>
        <w:pStyle w:val="Nadpis1"/>
      </w:pPr>
      <w:bookmarkStart w:id="78" w:name="_Toc198646084"/>
      <w:bookmarkStart w:id="79" w:name="_Toc198799334"/>
      <w:r>
        <w:lastRenderedPageBreak/>
        <w:t>Funkce</w:t>
      </w:r>
      <w:r w:rsidR="00D5684F">
        <w:t xml:space="preserve"> managementu informací BIM</w:t>
      </w:r>
      <w:bookmarkEnd w:id="78"/>
      <w:bookmarkEnd w:id="79"/>
    </w:p>
    <w:p w14:paraId="73C86405" w14:textId="2F09C096" w:rsidR="00CE4A73" w:rsidRPr="001742B6" w:rsidRDefault="00CE4A73" w:rsidP="001742B6">
      <w:pPr>
        <w:pStyle w:val="Normlnbezodsazen"/>
        <w:rPr>
          <w:ins w:id="80" w:author="Šárka Bulawová" w:date="2025-05-23T12:05:00Z" w16du:dateUtc="2025-05-23T10:05:00Z"/>
          <w:rStyle w:val="Instrukce"/>
          <w:i w:val="0"/>
          <w:color w:val="auto"/>
        </w:rPr>
      </w:pPr>
      <w:ins w:id="81" w:author="Šárka Bulawová" w:date="2025-05-23T12:05:00Z" w16du:dateUtc="2025-05-23T10:05:00Z">
        <w:r w:rsidRPr="001742B6">
          <w:rPr>
            <w:rStyle w:val="Instrukce"/>
            <w:i w:val="0"/>
            <w:color w:val="auto"/>
          </w:rPr>
          <w:t>V rámci zpracování projektu je z pohledu informačního modelování nutné definovat funkce, jejich náplň a odpovědnost na projektu.</w:t>
        </w:r>
      </w:ins>
    </w:p>
    <w:p w14:paraId="69B20136" w14:textId="77777777" w:rsidR="00CE4A73" w:rsidRPr="001742B6" w:rsidRDefault="00CE4A73" w:rsidP="001742B6">
      <w:pPr>
        <w:pStyle w:val="Normlnbezodsazen"/>
        <w:rPr>
          <w:ins w:id="82" w:author="Šárka Bulawová" w:date="2025-05-23T12:05:00Z" w16du:dateUtc="2025-05-23T10:05:00Z"/>
          <w:rStyle w:val="Instrukce"/>
          <w:i w:val="0"/>
          <w:color w:val="auto"/>
        </w:rPr>
      </w:pPr>
      <w:ins w:id="83" w:author="Šárka Bulawová" w:date="2025-05-23T12:05:00Z" w16du:dateUtc="2025-05-23T10:05:00Z">
        <w:r w:rsidRPr="001742B6">
          <w:rPr>
            <w:rStyle w:val="Instrukce"/>
            <w:i w:val="0"/>
            <w:color w:val="auto"/>
          </w:rPr>
          <w:t>Z výkonu funkcí při managementu informací vyplývají práva a povinnosti, které jsou stanoveny v rámci BIM protokolu (včetně vymezení jejich rozsahu). V rámci tohoto dokumentu se stanoví případné další funkce na úrovni realizačních a úkolových týmů, včetně konkrétních jednotlivců, kteří budou tyto funkce plnit.</w:t>
        </w:r>
      </w:ins>
    </w:p>
    <w:p w14:paraId="56B102F2" w14:textId="2C65C76E" w:rsidR="00EC74BE" w:rsidRPr="001742B6" w:rsidRDefault="00CE4A73" w:rsidP="00D44CF5">
      <w:pPr>
        <w:pStyle w:val="Normlnbezodsazen"/>
        <w:rPr>
          <w:rStyle w:val="Instrukce"/>
          <w:i w:val="0"/>
          <w:color w:val="auto"/>
        </w:rPr>
      </w:pPr>
      <w:ins w:id="84" w:author="Šárka Bulawová" w:date="2025-05-23T12:05:00Z" w16du:dateUtc="2025-05-23T10:05:00Z">
        <w:r w:rsidRPr="001742B6">
          <w:rPr>
            <w:rStyle w:val="Instrukce"/>
            <w:i w:val="0"/>
            <w:color w:val="auto"/>
          </w:rPr>
          <w:t xml:space="preserve">Managementem informací se rozumí výkon konkrétních dílčích činností podle ČSN EN ISO 19650-2, které lze rozdělit do osmi základních etap. V příloze </w:t>
        </w:r>
      </w:ins>
      <w:ins w:id="85" w:author="Šárka Bulawová" w:date="2025-05-23T12:06:00Z" w16du:dateUtc="2025-05-23T10:06:00Z">
        <w:r w:rsidR="00FC5CA4" w:rsidRPr="001742B6">
          <w:rPr>
            <w:rStyle w:val="Instrukce"/>
            <w:i w:val="0"/>
            <w:color w:val="auto"/>
          </w:rPr>
          <w:t>BIM protokolu</w:t>
        </w:r>
      </w:ins>
      <w:ins w:id="86" w:author="Šárka Bulawová" w:date="2025-05-23T12:05:00Z" w16du:dateUtc="2025-05-23T10:05:00Z">
        <w:r w:rsidRPr="001742B6">
          <w:rPr>
            <w:rStyle w:val="Instrukce"/>
            <w:i w:val="0"/>
            <w:color w:val="auto"/>
          </w:rPr>
          <w:t xml:space="preserve"> je matice odpovědnosti při výkonu managementu informací (tzv. „RACI tabulka“), </w:t>
        </w:r>
      </w:ins>
      <w:ins w:id="87" w:author="Šárka Bulawová" w:date="2025-05-23T12:07:00Z" w16du:dateUtc="2025-05-23T10:07:00Z">
        <w:r w:rsidR="00FC5CA4" w:rsidRPr="001742B6">
          <w:rPr>
            <w:rStyle w:val="Instrukce"/>
            <w:i w:val="0"/>
            <w:color w:val="auto"/>
          </w:rPr>
          <w:t xml:space="preserve">ve </w:t>
        </w:r>
      </w:ins>
      <w:ins w:id="88" w:author="Šárka Bulawová" w:date="2025-05-23T12:05:00Z" w16du:dateUtc="2025-05-23T10:05:00Z">
        <w:r w:rsidRPr="001742B6">
          <w:rPr>
            <w:rStyle w:val="Instrukce"/>
            <w:i w:val="0"/>
            <w:color w:val="auto"/>
          </w:rPr>
          <w:t xml:space="preserve">které </w:t>
        </w:r>
      </w:ins>
      <w:ins w:id="89" w:author="Šárka Bulawová" w:date="2025-05-23T12:07:00Z" w16du:dateUtc="2025-05-23T10:07:00Z">
        <w:r w:rsidR="00FC5CA4" w:rsidRPr="001742B6">
          <w:rPr>
            <w:rStyle w:val="Instrukce"/>
            <w:i w:val="0"/>
            <w:color w:val="auto"/>
          </w:rPr>
          <w:t>jsou uvedeny</w:t>
        </w:r>
      </w:ins>
      <w:ins w:id="90" w:author="Šárka Bulawová" w:date="2025-05-23T12:05:00Z" w16du:dateUtc="2025-05-23T10:05:00Z">
        <w:r w:rsidRPr="001742B6">
          <w:rPr>
            <w:rStyle w:val="Instrukce"/>
            <w:i w:val="0"/>
            <w:color w:val="auto"/>
          </w:rPr>
          <w:t xml:space="preserve"> jednotlivé činnosti </w:t>
        </w:r>
      </w:ins>
      <w:ins w:id="91" w:author="Šárka Bulawová" w:date="2025-05-23T12:08:00Z" w16du:dateUtc="2025-05-23T10:08:00Z">
        <w:r w:rsidR="001742B6" w:rsidRPr="001742B6">
          <w:rPr>
            <w:rStyle w:val="Instrukce"/>
            <w:i w:val="0"/>
            <w:color w:val="auto"/>
          </w:rPr>
          <w:t>a</w:t>
        </w:r>
      </w:ins>
      <w:ins w:id="92" w:author="Šárka Bulawová" w:date="2025-05-26T12:42:00Z" w16du:dateUtc="2025-05-26T10:42:00Z">
        <w:r w:rsidR="002D2D13">
          <w:rPr>
            <w:rStyle w:val="Instrukce"/>
            <w:i w:val="0"/>
            <w:color w:val="auto"/>
          </w:rPr>
          <w:t> </w:t>
        </w:r>
      </w:ins>
      <w:ins w:id="93" w:author="Šárka Bulawová" w:date="2025-05-23T12:08:00Z" w16du:dateUtc="2025-05-23T10:08:00Z">
        <w:r w:rsidR="001742B6" w:rsidRPr="001742B6">
          <w:rPr>
            <w:rStyle w:val="Instrukce"/>
            <w:i w:val="0"/>
            <w:color w:val="auto"/>
          </w:rPr>
          <w:t xml:space="preserve">odpovědnosti </w:t>
        </w:r>
      </w:ins>
      <w:ins w:id="94" w:author="Šárka Bulawová" w:date="2025-05-23T12:05:00Z" w16du:dateUtc="2025-05-23T10:05:00Z">
        <w:r w:rsidRPr="001742B6">
          <w:rPr>
            <w:rStyle w:val="Instrukce"/>
            <w:i w:val="0"/>
            <w:color w:val="auto"/>
          </w:rPr>
          <w:t>pro jednotlivé strany/role.</w:t>
        </w:r>
      </w:ins>
    </w:p>
    <w:p w14:paraId="7C1B6739" w14:textId="77777777" w:rsidR="00EC74BE" w:rsidRDefault="00EC74BE" w:rsidP="00EC74BE">
      <w:pPr>
        <w:pStyle w:val="Nadpis2"/>
        <w:rPr>
          <w:ins w:id="95" w:author="Šárka Bulawová" w:date="2025-05-26T12:43:00Z" w16du:dateUtc="2025-05-26T10:43:00Z"/>
        </w:rPr>
      </w:pPr>
      <w:bookmarkStart w:id="96" w:name="_Toc198646085"/>
      <w:bookmarkStart w:id="97" w:name="_Toc198799335"/>
      <w:r>
        <w:t>Funkce a odpovědnosti při managementu informací BIM</w:t>
      </w:r>
      <w:bookmarkEnd w:id="96"/>
      <w:bookmarkEnd w:id="97"/>
    </w:p>
    <w:p w14:paraId="0FDAB5AE" w14:textId="7D62C34E" w:rsidR="007E13CF" w:rsidRPr="007E13CF" w:rsidRDefault="007E13CF" w:rsidP="005B2A95">
      <w:pPr>
        <w:rPr>
          <w:ins w:id="98" w:author="Šárka Bulawová" w:date="2025-05-26T12:43:00Z" w16du:dateUtc="2025-05-26T10:43:00Z"/>
          <w:i/>
          <w:color w:val="F79646" w:themeColor="accent6"/>
        </w:rPr>
      </w:pPr>
      <w:ins w:id="99" w:author="Šárka Bulawová" w:date="2025-05-26T12:43:00Z" w16du:dateUtc="2025-05-26T10:43:00Z">
        <w:r w:rsidRPr="007E13CF">
          <w:t xml:space="preserve">V této části dokumentu jsou specifikovány jednotlivé funkce a </w:t>
        </w:r>
      </w:ins>
      <w:ins w:id="100" w:author="Šárka Bulawová" w:date="2025-05-26T13:07:00Z" w16du:dateUtc="2025-05-26T11:07:00Z">
        <w:r w:rsidR="004807D5">
          <w:t>odpověd</w:t>
        </w:r>
      </w:ins>
      <w:ins w:id="101" w:author="Šárka Bulawová" w:date="2025-05-26T12:43:00Z" w16du:dateUtc="2025-05-26T10:43:00Z">
        <w:r w:rsidRPr="007E13CF">
          <w:t xml:space="preserve">nosti při vykonávání managementu informací na straně </w:t>
        </w:r>
      </w:ins>
      <w:ins w:id="102" w:author="Šárka Bulawová" w:date="2025-05-26T13:05:00Z" w16du:dateUtc="2025-05-26T11:05:00Z">
        <w:r w:rsidR="00D359DE">
          <w:t>Objednatele</w:t>
        </w:r>
      </w:ins>
      <w:ins w:id="103" w:author="Šárka Bulawová" w:date="2025-05-26T13:06:00Z" w16du:dateUtc="2025-05-26T11:06:00Z">
        <w:r w:rsidR="00D359DE">
          <w:t xml:space="preserve"> i Dodavatele,</w:t>
        </w:r>
      </w:ins>
      <w:ins w:id="104" w:author="Šárka Bulawová" w:date="2025-05-26T12:43:00Z" w16du:dateUtc="2025-05-26T10:43:00Z">
        <w:r w:rsidRPr="007E13CF">
          <w:t xml:space="preserve"> které bud</w:t>
        </w:r>
      </w:ins>
      <w:ins w:id="105" w:author="Šárka Bulawová" w:date="2025-05-26T13:06:00Z" w16du:dateUtc="2025-05-26T11:06:00Z">
        <w:r w:rsidR="000F2ADC">
          <w:t>ou</w:t>
        </w:r>
      </w:ins>
      <w:ins w:id="106" w:author="Šárka Bulawová" w:date="2025-05-26T12:43:00Z" w16du:dateUtc="2025-05-26T10:43:00Z">
        <w:r w:rsidRPr="007E13CF">
          <w:t xml:space="preserve"> provádě</w:t>
        </w:r>
      </w:ins>
      <w:ins w:id="107" w:author="Šárka Bulawová" w:date="2025-05-26T13:06:00Z" w16du:dateUtc="2025-05-26T11:06:00Z">
        <w:r w:rsidR="000F2ADC">
          <w:t>ny</w:t>
        </w:r>
      </w:ins>
      <w:ins w:id="108" w:author="Šárka Bulawová" w:date="2025-05-26T12:43:00Z" w16du:dateUtc="2025-05-26T10:43:00Z">
        <w:r w:rsidRPr="007E13CF">
          <w:t xml:space="preserve"> po celou dobu trvání projektu.</w:t>
        </w:r>
      </w:ins>
    </w:p>
    <w:p w14:paraId="205F53AB" w14:textId="067B51E8" w:rsidR="007E13CF" w:rsidRPr="007E13CF" w:rsidDel="00502D1F" w:rsidRDefault="007E13CF" w:rsidP="005B2A95">
      <w:pPr>
        <w:rPr>
          <w:del w:id="109" w:author="Šárka Bulawová" w:date="2025-05-26T12:44:00Z" w16du:dateUtc="2025-05-26T10:44:00Z"/>
        </w:rPr>
      </w:pPr>
    </w:p>
    <w:p w14:paraId="4253FA68" w14:textId="329EF013" w:rsidR="00EC74BE" w:rsidRPr="002F7B90" w:rsidRDefault="00EC74BE" w:rsidP="002F7B90">
      <w:pPr>
        <w:pStyle w:val="Nadpis3"/>
      </w:pPr>
      <w:bookmarkStart w:id="110" w:name="_Toc198646086"/>
      <w:r w:rsidRPr="002F7B90">
        <w:t xml:space="preserve">Funkce a odpovědnosti na straně </w:t>
      </w:r>
      <w:r w:rsidR="002A3DAD">
        <w:t>O</w:t>
      </w:r>
      <w:r w:rsidRPr="002F7B90">
        <w:t>bjednatele</w:t>
      </w:r>
      <w:bookmarkEnd w:id="110"/>
    </w:p>
    <w:tbl>
      <w:tblPr>
        <w:tblStyle w:val="Mkatabulky"/>
        <w:tblW w:w="5000" w:type="pct"/>
        <w:tblBorders>
          <w:top w:val="single" w:sz="4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670"/>
        <w:gridCol w:w="7742"/>
      </w:tblGrid>
      <w:tr w:rsidR="00EC74BE" w:rsidRPr="00082192" w14:paraId="09234736" w14:textId="77777777" w:rsidTr="00CE73B4">
        <w:trPr>
          <w:trHeight w:val="340"/>
        </w:trPr>
        <w:tc>
          <w:tcPr>
            <w:tcW w:w="887" w:type="pct"/>
            <w:shd w:val="clear" w:color="auto" w:fill="F2F2F2" w:themeFill="background1" w:themeFillShade="F2"/>
            <w:vAlign w:val="center"/>
          </w:tcPr>
          <w:p w14:paraId="2ABA35A2" w14:textId="77777777" w:rsidR="00EC74BE" w:rsidRPr="00D766DA" w:rsidRDefault="00EC74BE" w:rsidP="00CE73B4">
            <w:pPr>
              <w:pStyle w:val="Tabulkatundoprosted"/>
            </w:pPr>
            <w:r>
              <w:t>Role BIM</w:t>
            </w:r>
          </w:p>
        </w:tc>
        <w:tc>
          <w:tcPr>
            <w:tcW w:w="4113" w:type="pct"/>
            <w:shd w:val="clear" w:color="auto" w:fill="F2F2F2" w:themeFill="background1" w:themeFillShade="F2"/>
            <w:vAlign w:val="center"/>
          </w:tcPr>
          <w:p w14:paraId="44A85720" w14:textId="77777777" w:rsidR="00EC74BE" w:rsidRPr="00D766DA" w:rsidRDefault="00EC74BE" w:rsidP="00CE73B4">
            <w:pPr>
              <w:pStyle w:val="Tabulkatundoprosted"/>
            </w:pPr>
            <w:r>
              <w:t>Funkce a odpovědnosti</w:t>
            </w:r>
          </w:p>
        </w:tc>
      </w:tr>
      <w:tr w:rsidR="00EC74BE" w:rsidRPr="00082192" w14:paraId="6D23A82C" w14:textId="77777777" w:rsidTr="00FE7B92">
        <w:trPr>
          <w:trHeight w:val="340"/>
        </w:trPr>
        <w:tc>
          <w:tcPr>
            <w:tcW w:w="887" w:type="pct"/>
          </w:tcPr>
          <w:p w14:paraId="296F9B44" w14:textId="77777777" w:rsidR="00EC74BE" w:rsidRPr="000E597E" w:rsidRDefault="00EC74BE" w:rsidP="000E597E">
            <w:pPr>
              <w:pStyle w:val="Tabulka"/>
            </w:pPr>
            <w:r w:rsidRPr="000E597E">
              <w:t>Projektový manažer objednatele</w:t>
            </w:r>
          </w:p>
        </w:tc>
        <w:tc>
          <w:tcPr>
            <w:tcW w:w="4113" w:type="pct"/>
          </w:tcPr>
          <w:p w14:paraId="39A43F78" w14:textId="66A3CFB0" w:rsidR="00EC74BE" w:rsidRPr="005E3594" w:rsidRDefault="00EC74BE" w:rsidP="005E3594">
            <w:pPr>
              <w:pStyle w:val="Tabulkaseznam"/>
            </w:pPr>
            <w:r w:rsidRPr="005E3594">
              <w:t>Odpovědnost za dohled nad plněním závazků vyplývajících ze</w:t>
            </w:r>
            <w:r w:rsidR="002F7B90">
              <w:t> </w:t>
            </w:r>
            <w:r w:rsidRPr="005E3594">
              <w:t>smluvních vztahů se zhotovitelem.</w:t>
            </w:r>
          </w:p>
        </w:tc>
      </w:tr>
      <w:tr w:rsidR="00EC74BE" w:rsidRPr="00082192" w14:paraId="0AD5A4B6" w14:textId="77777777" w:rsidTr="00FE7B92">
        <w:trPr>
          <w:trHeight w:val="340"/>
        </w:trPr>
        <w:tc>
          <w:tcPr>
            <w:tcW w:w="887" w:type="pct"/>
          </w:tcPr>
          <w:p w14:paraId="0BF78810" w14:textId="77777777" w:rsidR="00EC74BE" w:rsidRPr="000E597E" w:rsidRDefault="00EC74BE" w:rsidP="000E597E">
            <w:pPr>
              <w:pStyle w:val="Tabulka"/>
            </w:pPr>
            <w:r w:rsidRPr="000E597E">
              <w:t>Projektový manažer BIM</w:t>
            </w:r>
          </w:p>
        </w:tc>
        <w:tc>
          <w:tcPr>
            <w:tcW w:w="4113" w:type="pct"/>
          </w:tcPr>
          <w:p w14:paraId="322B8CD4" w14:textId="77777777" w:rsidR="00EC74BE" w:rsidRPr="005E3594" w:rsidRDefault="00EC74BE" w:rsidP="005E3594">
            <w:pPr>
              <w:pStyle w:val="Tabulkaseznam"/>
            </w:pPr>
            <w:r w:rsidRPr="005E3594">
              <w:t>odsouhlasení BEP vytvořeného zhotovitelem, odsouhlasení změn BEP;</w:t>
            </w:r>
          </w:p>
          <w:p w14:paraId="4BC671A3" w14:textId="77777777" w:rsidR="00EC74BE" w:rsidRPr="005E3594" w:rsidRDefault="00EC74BE" w:rsidP="005E3594">
            <w:pPr>
              <w:pStyle w:val="Tabulkaseznam"/>
            </w:pPr>
            <w:r w:rsidRPr="005E3594">
              <w:t>kontrola dodržování dokumentu EIR a BEP v rámci projektového týmu;</w:t>
            </w:r>
          </w:p>
          <w:p w14:paraId="17026524" w14:textId="77777777" w:rsidR="00EC74BE" w:rsidRPr="005E3594" w:rsidRDefault="00EC74BE" w:rsidP="005E3594">
            <w:pPr>
              <w:pStyle w:val="Tabulkaseznam"/>
            </w:pPr>
            <w:r w:rsidRPr="005E3594">
              <w:t>kontrola předávaných dat zhotovitelem dle BEP včetně finální kontroly před předáním;</w:t>
            </w:r>
          </w:p>
          <w:p w14:paraId="51EED145" w14:textId="77777777" w:rsidR="00EC74BE" w:rsidRPr="005E3594" w:rsidRDefault="00EC74BE" w:rsidP="005E3594">
            <w:pPr>
              <w:pStyle w:val="Tabulkaseznam"/>
            </w:pPr>
            <w:r w:rsidRPr="005E3594">
              <w:t>související služby, jejichž potřeba vznikne v návaznosti na úpravu BEP v průběhu realizace projektu;</w:t>
            </w:r>
          </w:p>
          <w:p w14:paraId="51DF30F0" w14:textId="77777777" w:rsidR="00EC74BE" w:rsidRPr="005E3594" w:rsidRDefault="00EC74BE" w:rsidP="005E3594">
            <w:pPr>
              <w:pStyle w:val="Tabulkaseznam"/>
            </w:pPr>
            <w:r w:rsidRPr="005E3594">
              <w:t>aktivní účast při řešení vzniklých problémů a návrh jejich řešení;</w:t>
            </w:r>
          </w:p>
          <w:p w14:paraId="7A653E1A" w14:textId="77777777" w:rsidR="00EC74BE" w:rsidRPr="005E3594" w:rsidRDefault="00EC74BE" w:rsidP="005E3594">
            <w:pPr>
              <w:pStyle w:val="Tabulkaseznam"/>
            </w:pPr>
            <w:r w:rsidRPr="005E3594">
              <w:t>zodpovídá přímo projektovému řízení na straně objednatele;</w:t>
            </w:r>
          </w:p>
          <w:p w14:paraId="190C6043" w14:textId="77777777" w:rsidR="00EC74BE" w:rsidRPr="005E3594" w:rsidRDefault="00EC74BE" w:rsidP="005E3594">
            <w:pPr>
              <w:pStyle w:val="Tabulkaseznam"/>
            </w:pPr>
            <w:r w:rsidRPr="005E3594">
              <w:t>neschvaluje a neprojednává dotazy zhotovitele týkající se technického řešení z hlediska řešení projektu.</w:t>
            </w:r>
          </w:p>
        </w:tc>
      </w:tr>
      <w:tr w:rsidR="00EC74BE" w:rsidRPr="00082192" w14:paraId="1ED2ADE4" w14:textId="77777777" w:rsidTr="00FE7B92">
        <w:trPr>
          <w:trHeight w:val="340"/>
        </w:trPr>
        <w:tc>
          <w:tcPr>
            <w:tcW w:w="887" w:type="pct"/>
          </w:tcPr>
          <w:p w14:paraId="411CA0B3" w14:textId="77777777" w:rsidR="00EC74BE" w:rsidRPr="000E597E" w:rsidRDefault="00EC74BE" w:rsidP="000E597E">
            <w:pPr>
              <w:pStyle w:val="Tabulka"/>
            </w:pPr>
            <w:r w:rsidRPr="000E597E">
              <w:t>Správce datového prostředí</w:t>
            </w:r>
          </w:p>
        </w:tc>
        <w:tc>
          <w:tcPr>
            <w:tcW w:w="4113" w:type="pct"/>
          </w:tcPr>
          <w:p w14:paraId="024DD0EB" w14:textId="77777777" w:rsidR="00EC74BE" w:rsidRPr="005E3594" w:rsidRDefault="00EC74BE" w:rsidP="005E3594">
            <w:pPr>
              <w:pStyle w:val="Tabulkaseznam"/>
            </w:pPr>
            <w:r w:rsidRPr="005E3594">
              <w:t>správa společného datového prostředí pro celý projektový tým v celém průběhu projektu;</w:t>
            </w:r>
          </w:p>
          <w:p w14:paraId="7E546B55" w14:textId="77777777" w:rsidR="00EC74BE" w:rsidRPr="005E3594" w:rsidRDefault="00EC74BE" w:rsidP="005E3594">
            <w:pPr>
              <w:pStyle w:val="Tabulkaseznam"/>
            </w:pPr>
            <w:r w:rsidRPr="005E3594">
              <w:t>školení uživatelů související s používáním CDE;</w:t>
            </w:r>
          </w:p>
          <w:p w14:paraId="07A6A348" w14:textId="77777777" w:rsidR="00EC74BE" w:rsidRPr="005E3594" w:rsidRDefault="00EC74BE" w:rsidP="005E3594">
            <w:pPr>
              <w:pStyle w:val="Tabulkaseznam"/>
            </w:pPr>
            <w:r w:rsidRPr="005E3594">
              <w:t>odpovědný za vytváření procesních matic v prostředí CDE.</w:t>
            </w:r>
          </w:p>
        </w:tc>
      </w:tr>
    </w:tbl>
    <w:p w14:paraId="4431CCED" w14:textId="77777777" w:rsidR="00FE7B92" w:rsidRDefault="00FE7B92" w:rsidP="00FE7B92">
      <w:bookmarkStart w:id="111" w:name="_Toc198646087"/>
    </w:p>
    <w:p w14:paraId="1365C82A" w14:textId="65B45933" w:rsidR="00EC74BE" w:rsidRPr="002F7B90" w:rsidRDefault="00EC74BE" w:rsidP="002F7B90">
      <w:pPr>
        <w:pStyle w:val="Nadpis3"/>
      </w:pPr>
      <w:r w:rsidRPr="002F7B90">
        <w:t xml:space="preserve">Funkce a odpovědnosti na straně </w:t>
      </w:r>
      <w:r w:rsidR="002A3DAD">
        <w:t>D</w:t>
      </w:r>
      <w:r w:rsidRPr="002F7B90">
        <w:t>odavatel</w:t>
      </w:r>
      <w:bookmarkEnd w:id="111"/>
      <w:r w:rsidR="00FE7B92">
        <w:t>e</w:t>
      </w:r>
    </w:p>
    <w:tbl>
      <w:tblPr>
        <w:tblStyle w:val="Mkatabulky"/>
        <w:tblW w:w="5000" w:type="pct"/>
        <w:tblBorders>
          <w:top w:val="single" w:sz="4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  <w:tblPrChange w:id="112" w:author="Lukáš Kohout" w:date="2025-07-04T09:25:00Z" w16du:dateUtc="2025-07-04T07:25:00Z">
          <w:tblPr>
            <w:tblStyle w:val="Mkatabulky"/>
            <w:tblW w:w="5000" w:type="pct"/>
            <w:tblBorders>
              <w:top w:val="single" w:sz="4" w:space="0" w:color="auto"/>
              <w:left w:val="none" w:sz="0" w:space="0" w:color="auto"/>
              <w:bottom w:val="none" w:sz="0" w:space="0" w:color="auto"/>
              <w:right w:val="none" w:sz="0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1670"/>
        <w:gridCol w:w="7742"/>
        <w:tblGridChange w:id="113">
          <w:tblGrid>
            <w:gridCol w:w="1670"/>
            <w:gridCol w:w="7742"/>
          </w:tblGrid>
        </w:tblGridChange>
      </w:tblGrid>
      <w:tr w:rsidR="00EC74BE" w:rsidRPr="00082192" w14:paraId="51BB3DBF" w14:textId="77777777" w:rsidTr="00DE2B7E">
        <w:trPr>
          <w:trHeight w:val="340"/>
          <w:trPrChange w:id="114" w:author="Lukáš Kohout" w:date="2025-07-04T09:25:00Z" w16du:dateUtc="2025-07-04T07:25:00Z">
            <w:trPr>
              <w:trHeight w:val="340"/>
            </w:trPr>
          </w:trPrChange>
        </w:trPr>
        <w:tc>
          <w:tcPr>
            <w:tcW w:w="887" w:type="pct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  <w:tcPrChange w:id="115" w:author="Lukáš Kohout" w:date="2025-07-04T09:25:00Z" w16du:dateUtc="2025-07-04T07:25:00Z">
              <w:tcPr>
                <w:tcW w:w="887" w:type="pct"/>
                <w:shd w:val="clear" w:color="auto" w:fill="F2F2F2" w:themeFill="background1" w:themeFillShade="F2"/>
                <w:vAlign w:val="center"/>
              </w:tcPr>
            </w:tcPrChange>
          </w:tcPr>
          <w:p w14:paraId="42BCBFE9" w14:textId="77777777" w:rsidR="00EC74BE" w:rsidRPr="000E597E" w:rsidRDefault="00EC74BE" w:rsidP="00CE73B4">
            <w:pPr>
              <w:pStyle w:val="Tabulkatundoprosted"/>
            </w:pPr>
            <w:r w:rsidRPr="000E597E">
              <w:t>Role BIM</w:t>
            </w:r>
          </w:p>
        </w:tc>
        <w:tc>
          <w:tcPr>
            <w:tcW w:w="4113" w:type="pct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  <w:tcPrChange w:id="116" w:author="Lukáš Kohout" w:date="2025-07-04T09:25:00Z" w16du:dateUtc="2025-07-04T07:25:00Z">
              <w:tcPr>
                <w:tcW w:w="4113" w:type="pct"/>
                <w:shd w:val="clear" w:color="auto" w:fill="F2F2F2" w:themeFill="background1" w:themeFillShade="F2"/>
                <w:vAlign w:val="center"/>
              </w:tcPr>
            </w:tcPrChange>
          </w:tcPr>
          <w:p w14:paraId="5E1B2084" w14:textId="77777777" w:rsidR="00EC74BE" w:rsidRPr="000E597E" w:rsidRDefault="00EC74BE" w:rsidP="00CE73B4">
            <w:pPr>
              <w:pStyle w:val="Tabulkatundoprosted"/>
            </w:pPr>
            <w:r w:rsidRPr="000E597E">
              <w:t>Funkce a odpovědnosti</w:t>
            </w:r>
          </w:p>
        </w:tc>
      </w:tr>
      <w:tr w:rsidR="00EC74BE" w:rsidRPr="00082192" w14:paraId="0970D4FE" w14:textId="77777777" w:rsidTr="00DE2B7E">
        <w:trPr>
          <w:trHeight w:val="340"/>
          <w:trPrChange w:id="117" w:author="Lukáš Kohout" w:date="2025-07-04T09:25:00Z" w16du:dateUtc="2025-07-04T07:25:00Z">
            <w:trPr>
              <w:trHeight w:val="340"/>
            </w:trPr>
          </w:trPrChange>
        </w:trPr>
        <w:tc>
          <w:tcPr>
            <w:tcW w:w="887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tcPrChange w:id="118" w:author="Lukáš Kohout" w:date="2025-07-04T09:25:00Z" w16du:dateUtc="2025-07-04T07:25:00Z">
              <w:tcPr>
                <w:tcW w:w="887" w:type="pct"/>
              </w:tcPr>
            </w:tcPrChange>
          </w:tcPr>
          <w:p w14:paraId="173CA168" w14:textId="77777777" w:rsidR="00EC74BE" w:rsidRPr="000E597E" w:rsidRDefault="00EC74BE" w:rsidP="000E597E">
            <w:pPr>
              <w:pStyle w:val="Tabulka"/>
            </w:pPr>
            <w:r w:rsidRPr="000E597E">
              <w:t>Hlavní inženýr projektu (HIP)</w:t>
            </w:r>
          </w:p>
        </w:tc>
        <w:tc>
          <w:tcPr>
            <w:tcW w:w="4113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tcPrChange w:id="119" w:author="Lukáš Kohout" w:date="2025-07-04T09:25:00Z" w16du:dateUtc="2025-07-04T07:25:00Z">
              <w:tcPr>
                <w:tcW w:w="4113" w:type="pct"/>
              </w:tcPr>
            </w:tcPrChange>
          </w:tcPr>
          <w:p w14:paraId="0C08BE2B" w14:textId="77777777" w:rsidR="00EC74BE" w:rsidRPr="005E3594" w:rsidRDefault="00EC74BE" w:rsidP="005E3594">
            <w:pPr>
              <w:pStyle w:val="Tabulkaseznam"/>
            </w:pPr>
            <w:r w:rsidRPr="005E3594">
              <w:t>řízení projektu na straně zhotovitele;</w:t>
            </w:r>
          </w:p>
          <w:p w14:paraId="4674319E" w14:textId="77777777" w:rsidR="00EC74BE" w:rsidRPr="005E3594" w:rsidRDefault="00EC74BE" w:rsidP="005E3594">
            <w:pPr>
              <w:pStyle w:val="Tabulkaseznam"/>
            </w:pPr>
            <w:r w:rsidRPr="005E3594">
              <w:t>vypracovává projektové standardy, které doplňují chybějící standardy v BEP a předkládá je k odsouhlasení Koordinátorovi BIM;</w:t>
            </w:r>
          </w:p>
          <w:p w14:paraId="72A04480" w14:textId="77777777" w:rsidR="00EC74BE" w:rsidRPr="005E3594" w:rsidRDefault="00EC74BE" w:rsidP="005E3594">
            <w:pPr>
              <w:pStyle w:val="Tabulkaseznam"/>
            </w:pPr>
            <w:r w:rsidRPr="005E3594">
              <w:t>zodpovídá za správnost projektové dokumentace.</w:t>
            </w:r>
          </w:p>
        </w:tc>
      </w:tr>
      <w:tr w:rsidR="00EC74BE" w:rsidRPr="00082192" w14:paraId="7BF0F658" w14:textId="77777777" w:rsidTr="00DE2B7E">
        <w:trPr>
          <w:trHeight w:val="340"/>
          <w:trPrChange w:id="120" w:author="Lukáš Kohout" w:date="2025-07-04T09:25:00Z" w16du:dateUtc="2025-07-04T07:25:00Z">
            <w:trPr>
              <w:trHeight w:val="340"/>
            </w:trPr>
          </w:trPrChange>
        </w:trPr>
        <w:tc>
          <w:tcPr>
            <w:tcW w:w="887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tcPrChange w:id="121" w:author="Lukáš Kohout" w:date="2025-07-04T09:25:00Z" w16du:dateUtc="2025-07-04T07:25:00Z">
              <w:tcPr>
                <w:tcW w:w="887" w:type="pct"/>
              </w:tcPr>
            </w:tcPrChange>
          </w:tcPr>
          <w:p w14:paraId="48A7DCBB" w14:textId="77777777" w:rsidR="00EC74BE" w:rsidRPr="000E597E" w:rsidRDefault="00EC74BE" w:rsidP="000E597E">
            <w:pPr>
              <w:pStyle w:val="Tabulka"/>
            </w:pPr>
            <w:r w:rsidRPr="000E597E">
              <w:t>Koordinátor BIM</w:t>
            </w:r>
          </w:p>
        </w:tc>
        <w:tc>
          <w:tcPr>
            <w:tcW w:w="4113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tcPrChange w:id="122" w:author="Lukáš Kohout" w:date="2025-07-04T09:25:00Z" w16du:dateUtc="2025-07-04T07:25:00Z">
              <w:tcPr>
                <w:tcW w:w="4113" w:type="pct"/>
              </w:tcPr>
            </w:tcPrChange>
          </w:tcPr>
          <w:p w14:paraId="6ACBBE35" w14:textId="77777777" w:rsidR="00EC74BE" w:rsidRPr="005E3594" w:rsidRDefault="00EC74BE" w:rsidP="005E3594">
            <w:pPr>
              <w:pStyle w:val="Tabulkaseznam"/>
            </w:pPr>
            <w:r w:rsidRPr="005E3594">
              <w:t>vypracovává BEP dle šablony objednatele;</w:t>
            </w:r>
          </w:p>
          <w:p w14:paraId="254CF403" w14:textId="77777777" w:rsidR="00EC74BE" w:rsidRPr="005E3594" w:rsidRDefault="00EC74BE" w:rsidP="005E3594">
            <w:pPr>
              <w:pStyle w:val="Tabulkaseznam"/>
            </w:pPr>
            <w:r w:rsidRPr="005E3594">
              <w:t>vede projektové týmy dle odsouhlaseného EIR a BEP;</w:t>
            </w:r>
          </w:p>
          <w:p w14:paraId="1439DB34" w14:textId="77777777" w:rsidR="00EC74BE" w:rsidRPr="005E3594" w:rsidRDefault="00EC74BE" w:rsidP="005E3594">
            <w:pPr>
              <w:pStyle w:val="Tabulkaseznam"/>
            </w:pPr>
            <w:r w:rsidRPr="005E3594">
              <w:lastRenderedPageBreak/>
              <w:t>kontroluje naplnění informačních modelů, vyhodnocuje správnosti dat obsažených v informačním modelu a předává projektovému manažerovi BIM;</w:t>
            </w:r>
          </w:p>
          <w:p w14:paraId="0A9B11A4" w14:textId="77777777" w:rsidR="00EC74BE" w:rsidRPr="005E3594" w:rsidRDefault="00EC74BE" w:rsidP="005E3594">
            <w:pPr>
              <w:pStyle w:val="Tabulkaseznam"/>
            </w:pPr>
            <w:r w:rsidRPr="005E3594">
              <w:t>aktivně předkládá návrhy změn BEP;</w:t>
            </w:r>
          </w:p>
          <w:p w14:paraId="7A007972" w14:textId="77777777" w:rsidR="00EC74BE" w:rsidRPr="005E3594" w:rsidRDefault="00EC74BE" w:rsidP="005E3594">
            <w:pPr>
              <w:pStyle w:val="Tabulkaseznam"/>
            </w:pPr>
            <w:r w:rsidRPr="005E3594">
              <w:t>kontroluje naplňování cílů projektu k milníkům projektu;</w:t>
            </w:r>
          </w:p>
          <w:p w14:paraId="7F400571" w14:textId="77777777" w:rsidR="00EC74BE" w:rsidRPr="005E3594" w:rsidRDefault="00EC74BE" w:rsidP="005E3594">
            <w:pPr>
              <w:pStyle w:val="Tabulkaseznam"/>
            </w:pPr>
            <w:r w:rsidRPr="005E3594">
              <w:t>propojení jednotlivých modelů na datové bázi;</w:t>
            </w:r>
          </w:p>
          <w:p w14:paraId="561DCA25" w14:textId="77777777" w:rsidR="00EC74BE" w:rsidRPr="005E3594" w:rsidRDefault="00EC74BE" w:rsidP="005E3594">
            <w:pPr>
              <w:pStyle w:val="Tabulkaseznam"/>
            </w:pPr>
            <w:r w:rsidRPr="005E3594">
              <w:t>odpovědnost za koordinaci informačních modelů;</w:t>
            </w:r>
          </w:p>
          <w:p w14:paraId="4FE0BE4A" w14:textId="77777777" w:rsidR="00EC74BE" w:rsidRPr="005E3594" w:rsidRDefault="00EC74BE" w:rsidP="005E3594">
            <w:pPr>
              <w:pStyle w:val="Tabulkaseznam"/>
            </w:pPr>
            <w:r w:rsidRPr="005E3594">
              <w:t>zodpovídá se HIP zakázky.</w:t>
            </w:r>
          </w:p>
        </w:tc>
      </w:tr>
      <w:tr w:rsidR="00EC74BE" w:rsidRPr="00082192" w14:paraId="54AB3C05" w14:textId="77777777" w:rsidTr="00DE2B7E">
        <w:trPr>
          <w:trHeight w:val="340"/>
          <w:trPrChange w:id="123" w:author="Lukáš Kohout" w:date="2025-07-04T09:25:00Z" w16du:dateUtc="2025-07-04T07:25:00Z">
            <w:trPr>
              <w:trHeight w:val="340"/>
            </w:trPr>
          </w:trPrChange>
        </w:trPr>
        <w:tc>
          <w:tcPr>
            <w:tcW w:w="887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tcPrChange w:id="124" w:author="Lukáš Kohout" w:date="2025-07-04T09:25:00Z" w16du:dateUtc="2025-07-04T07:25:00Z">
              <w:tcPr>
                <w:tcW w:w="887" w:type="pct"/>
              </w:tcPr>
            </w:tcPrChange>
          </w:tcPr>
          <w:p w14:paraId="66278986" w14:textId="77777777" w:rsidR="00EC74BE" w:rsidRPr="000E597E" w:rsidRDefault="00EC74BE" w:rsidP="000E597E">
            <w:pPr>
              <w:pStyle w:val="Tabulka"/>
            </w:pPr>
            <w:r w:rsidRPr="000E597E">
              <w:lastRenderedPageBreak/>
              <w:t>Vedoucí modelář</w:t>
            </w:r>
          </w:p>
        </w:tc>
        <w:tc>
          <w:tcPr>
            <w:tcW w:w="4113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tcPrChange w:id="125" w:author="Lukáš Kohout" w:date="2025-07-04T09:25:00Z" w16du:dateUtc="2025-07-04T07:25:00Z">
              <w:tcPr>
                <w:tcW w:w="4113" w:type="pct"/>
              </w:tcPr>
            </w:tcPrChange>
          </w:tcPr>
          <w:p w14:paraId="15D3C7C1" w14:textId="77777777" w:rsidR="00EC74BE" w:rsidRPr="005E3594" w:rsidRDefault="00EC74BE" w:rsidP="005E3594">
            <w:pPr>
              <w:pStyle w:val="Tabulkaseznam"/>
            </w:pPr>
            <w:r w:rsidRPr="005E3594">
              <w:t>řízení modelářů v rozsahu definovaném dle BEP;</w:t>
            </w:r>
          </w:p>
          <w:p w14:paraId="78A2E411" w14:textId="77777777" w:rsidR="00EC74BE" w:rsidRPr="005E3594" w:rsidRDefault="00EC74BE" w:rsidP="005E3594">
            <w:pPr>
              <w:pStyle w:val="Tabulkaseznam"/>
            </w:pPr>
            <w:r w:rsidRPr="005E3594">
              <w:t>vytváří projektové standardy, které doplňují chybějící standardy v BEP a předkládá je k odsouhlasení Koordinátorovi BIM;</w:t>
            </w:r>
          </w:p>
          <w:p w14:paraId="1C145FC8" w14:textId="77777777" w:rsidR="00EC74BE" w:rsidRPr="005E3594" w:rsidRDefault="00EC74BE" w:rsidP="005E3594">
            <w:pPr>
              <w:pStyle w:val="Tabulkaseznam"/>
            </w:pPr>
            <w:r w:rsidRPr="005E3594">
              <w:t>zodpovídá za správnost informačního modelu za dané profesní části.</w:t>
            </w:r>
          </w:p>
        </w:tc>
      </w:tr>
      <w:tr w:rsidR="00EC74BE" w:rsidRPr="00082192" w14:paraId="62A39A23" w14:textId="77777777" w:rsidTr="00DE2B7E">
        <w:trPr>
          <w:trHeight w:val="340"/>
          <w:trPrChange w:id="126" w:author="Lukáš Kohout" w:date="2025-07-04T09:25:00Z" w16du:dateUtc="2025-07-04T07:25:00Z">
            <w:trPr>
              <w:trHeight w:val="340"/>
            </w:trPr>
          </w:trPrChange>
        </w:trPr>
        <w:tc>
          <w:tcPr>
            <w:tcW w:w="887" w:type="pct"/>
            <w:tcBorders>
              <w:top w:val="single" w:sz="4" w:space="0" w:color="000000" w:themeColor="text1"/>
              <w:bottom w:val="single" w:sz="4" w:space="0" w:color="auto"/>
            </w:tcBorders>
            <w:tcPrChange w:id="127" w:author="Lukáš Kohout" w:date="2025-07-04T09:25:00Z" w16du:dateUtc="2025-07-04T07:25:00Z">
              <w:tcPr>
                <w:tcW w:w="887" w:type="pct"/>
              </w:tcPr>
            </w:tcPrChange>
          </w:tcPr>
          <w:p w14:paraId="482A66C7" w14:textId="77777777" w:rsidR="00EC74BE" w:rsidRPr="000E597E" w:rsidRDefault="00EC74BE" w:rsidP="000E597E">
            <w:pPr>
              <w:pStyle w:val="Tabulka"/>
            </w:pPr>
            <w:r w:rsidRPr="000E597E">
              <w:t>Modelář</w:t>
            </w:r>
          </w:p>
        </w:tc>
        <w:tc>
          <w:tcPr>
            <w:tcW w:w="4113" w:type="pct"/>
            <w:tcBorders>
              <w:top w:val="single" w:sz="4" w:space="0" w:color="000000" w:themeColor="text1"/>
              <w:bottom w:val="single" w:sz="4" w:space="0" w:color="auto"/>
            </w:tcBorders>
            <w:tcPrChange w:id="128" w:author="Lukáš Kohout" w:date="2025-07-04T09:25:00Z" w16du:dateUtc="2025-07-04T07:25:00Z">
              <w:tcPr>
                <w:tcW w:w="4113" w:type="pct"/>
              </w:tcPr>
            </w:tcPrChange>
          </w:tcPr>
          <w:p w14:paraId="1DB5CDC4" w14:textId="77777777" w:rsidR="00EC74BE" w:rsidRPr="005E3594" w:rsidRDefault="00EC74BE" w:rsidP="005E3594">
            <w:pPr>
              <w:pStyle w:val="Tabulkaseznam"/>
            </w:pPr>
            <w:r w:rsidRPr="005E3594">
              <w:t>Osoba, která vytváří informační model dle vnitřních směrnic zhotovitele/subdodavatele a dle BEP</w:t>
            </w:r>
          </w:p>
        </w:tc>
      </w:tr>
    </w:tbl>
    <w:p w14:paraId="06AED483" w14:textId="65E60E0C" w:rsidR="00EC74BE" w:rsidRPr="00520C9E" w:rsidRDefault="00520C9E">
      <w:pPr>
        <w:pStyle w:val="Normlnbezodsazen"/>
        <w:rPr>
          <w:rStyle w:val="Instrukce"/>
          <w:b/>
          <w:i w:val="0"/>
          <w:color w:val="auto"/>
        </w:rPr>
        <w:pPrChange w:id="129" w:author="Šárka Bulawová" w:date="2025-05-26T14:12:00Z" w16du:dateUtc="2025-05-26T12:12:00Z">
          <w:pPr/>
        </w:pPrChange>
      </w:pPr>
      <w:ins w:id="130" w:author="Šárka Bulawová" w:date="2025-05-26T14:11:00Z" w16du:dateUtc="2025-05-26T12:11:00Z">
        <w:r w:rsidRPr="00520C9E">
          <w:rPr>
            <w:rStyle w:val="Instrukce"/>
            <w:i w:val="0"/>
            <w:color w:val="auto"/>
          </w:rPr>
          <w:t>Detailně</w:t>
        </w:r>
      </w:ins>
      <w:ins w:id="131" w:author="Šárka Bulawová" w:date="2025-05-26T14:12:00Z" w16du:dateUtc="2025-05-26T12:12:00Z">
        <w:r w:rsidR="00BC6AE6">
          <w:rPr>
            <w:rStyle w:val="Instrukce"/>
            <w:i w:val="0"/>
            <w:color w:val="auto"/>
          </w:rPr>
          <w:t>ji</w:t>
        </w:r>
      </w:ins>
      <w:ins w:id="132" w:author="Šárka Bulawová" w:date="2025-05-26T14:11:00Z" w16du:dateUtc="2025-05-26T12:11:00Z">
        <w:r w:rsidRPr="00520C9E">
          <w:rPr>
            <w:rStyle w:val="Instrukce"/>
            <w:i w:val="0"/>
            <w:color w:val="auto"/>
          </w:rPr>
          <w:t xml:space="preserve"> popsané od</w:t>
        </w:r>
      </w:ins>
      <w:ins w:id="133" w:author="Šárka Bulawová" w:date="2025-05-26T14:12:00Z" w16du:dateUtc="2025-05-26T12:12:00Z">
        <w:r w:rsidRPr="00520C9E">
          <w:rPr>
            <w:rStyle w:val="Instrukce"/>
            <w:i w:val="0"/>
            <w:color w:val="auto"/>
          </w:rPr>
          <w:t xml:space="preserve">povědnosti jsou v příloze </w:t>
        </w:r>
        <w:r w:rsidR="00BC6AE6" w:rsidRPr="00BC6AE6">
          <w:rPr>
            <w:rStyle w:val="Kovodkaz"/>
            <w:rPrChange w:id="134" w:author="Šárka Bulawová" w:date="2025-05-26T14:12:00Z" w16du:dateUtc="2025-05-26T12:12:00Z">
              <w:rPr>
                <w:rStyle w:val="Instrukce"/>
                <w:i w:val="0"/>
                <w:color w:val="auto"/>
              </w:rPr>
            </w:rPrChange>
          </w:rPr>
          <w:t>Matice IM</w:t>
        </w:r>
        <w:r w:rsidR="00BC6AE6">
          <w:rPr>
            <w:rStyle w:val="Instrukce"/>
            <w:i w:val="0"/>
            <w:color w:val="auto"/>
          </w:rPr>
          <w:t>.</w:t>
        </w:r>
      </w:ins>
    </w:p>
    <w:p w14:paraId="1A98BF5D" w14:textId="77777777" w:rsidR="006B1013" w:rsidRDefault="006B1013" w:rsidP="006B1013">
      <w:pPr>
        <w:pStyle w:val="Nadpis2"/>
      </w:pPr>
      <w:bookmarkStart w:id="135" w:name="_Toc198646088"/>
      <w:bookmarkStart w:id="136" w:name="_Toc198799336"/>
      <w:r w:rsidRPr="003D1C52">
        <w:t>Organizační</w:t>
      </w:r>
      <w:r>
        <w:t xml:space="preserve"> struktura</w:t>
      </w:r>
      <w:bookmarkEnd w:id="135"/>
      <w:bookmarkEnd w:id="136"/>
    </w:p>
    <w:p w14:paraId="3AFE8FE1" w14:textId="7A200D3B" w:rsidR="007F69E4" w:rsidRDefault="007F69E4" w:rsidP="007F69E4">
      <w:pPr>
        <w:jc w:val="center"/>
        <w:rPr>
          <w:ins w:id="137" w:author="Šárka Bulawová" w:date="2025-05-22T12:45:00Z" w16du:dateUtc="2025-05-22T10:45:00Z"/>
        </w:rPr>
      </w:pPr>
      <w:r w:rsidRPr="007F69E4">
        <w:rPr>
          <w:noProof/>
        </w:rPr>
        <w:drawing>
          <wp:inline distT="0" distB="0" distL="0" distR="0" wp14:anchorId="3AA8943C" wp14:editId="4F036A01">
            <wp:extent cx="5019675" cy="2335972"/>
            <wp:effectExtent l="0" t="0" r="0" b="7620"/>
            <wp:docPr id="1031731612" name="Obrázek 1" descr="Obsah obrázku text, Písmo, snímek obrazovky, diagram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31612" name="Obrázek 1" descr="Obsah obrázku text, Písmo, snímek obrazovky, diagram&#10;&#10;Obsah vygenerovaný umělou inteligencí může být nesprávný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493" cy="234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1266" w14:textId="67AF7FDE" w:rsidR="006B1013" w:rsidRPr="003E16F4" w:rsidRDefault="001F1774" w:rsidP="00B879CD">
      <w:pPr>
        <w:jc w:val="center"/>
      </w:pPr>
      <w:r w:rsidRPr="001F1774">
        <w:rPr>
          <w:noProof/>
        </w:rPr>
        <w:drawing>
          <wp:inline distT="0" distB="0" distL="0" distR="0" wp14:anchorId="35AB46E1" wp14:editId="3CEAEE24">
            <wp:extent cx="3714750" cy="2329141"/>
            <wp:effectExtent l="0" t="0" r="0" b="0"/>
            <wp:docPr id="985902236" name="Obrázek 1" descr="Obsah obrázku text, snímek obrazovky, Písmo, diagram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02236" name="Obrázek 1" descr="Obsah obrázku text, snímek obrazovky, Písmo, diagram&#10;&#10;Obsah vygenerovaný umělou inteligencí může být nesprávný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8787" cy="234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AF28" w14:textId="5ED245D9" w:rsidR="00082192" w:rsidRDefault="00865315">
      <w:pPr>
        <w:pStyle w:val="Nadpis2"/>
      </w:pPr>
      <w:bookmarkStart w:id="138" w:name="_Toc198646089"/>
      <w:bookmarkStart w:id="139" w:name="_Toc198799337"/>
      <w:r>
        <w:t>Kontaktní osoby n</w:t>
      </w:r>
      <w:r w:rsidR="00D019BB">
        <w:t xml:space="preserve">a straně </w:t>
      </w:r>
      <w:r w:rsidR="004C649D">
        <w:t>O</w:t>
      </w:r>
      <w:r w:rsidR="00132331">
        <w:t>bjednatele</w:t>
      </w:r>
      <w:bookmarkEnd w:id="138"/>
      <w:bookmarkEnd w:id="139"/>
    </w:p>
    <w:p w14:paraId="7F89774A" w14:textId="2AAB17F6" w:rsidR="00EC2671" w:rsidRDefault="00C86F4F" w:rsidP="002F7B90">
      <w:r>
        <w:t xml:space="preserve">Kontaktní osoby na straně </w:t>
      </w:r>
      <w:r w:rsidR="00132331">
        <w:t>objednatele</w:t>
      </w:r>
      <w:r>
        <w:t xml:space="preserve"> </w:t>
      </w:r>
      <w:r w:rsidR="001A4F4F">
        <w:t>odpovídají osobám uvedeným</w:t>
      </w:r>
      <w:r>
        <w:t xml:space="preserve"> v</w:t>
      </w:r>
      <w:r w:rsidR="00EC2671">
        <w:t> </w:t>
      </w:r>
      <w:r w:rsidR="008C273B" w:rsidRPr="002F7B90">
        <w:rPr>
          <w:rStyle w:val="Kovodkaz"/>
        </w:rPr>
        <w:t>Požadavků na výměnu informací (EIR)</w:t>
      </w:r>
      <w:r w:rsidR="008C273B">
        <w:rPr>
          <w:i/>
          <w:iCs/>
          <w:u w:val="single"/>
        </w:rPr>
        <w:t>.</w:t>
      </w:r>
    </w:p>
    <w:p w14:paraId="79BD186D" w14:textId="77777777" w:rsidR="009A04E3" w:rsidRPr="00C86F4F" w:rsidRDefault="009A04E3" w:rsidP="00015503"/>
    <w:tbl>
      <w:tblPr>
        <w:tblStyle w:val="Mkatabulky"/>
        <w:tblW w:w="5000" w:type="pct"/>
        <w:tblBorders>
          <w:top w:val="single" w:sz="4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19"/>
        <w:gridCol w:w="1973"/>
        <w:gridCol w:w="1822"/>
        <w:gridCol w:w="2428"/>
        <w:gridCol w:w="1670"/>
      </w:tblGrid>
      <w:tr w:rsidR="0006078F" w:rsidRPr="000E597E" w14:paraId="5918C73D" w14:textId="77777777" w:rsidTr="004961CD">
        <w:trPr>
          <w:trHeight w:val="340"/>
        </w:trPr>
        <w:tc>
          <w:tcPr>
            <w:tcW w:w="807" w:type="pct"/>
            <w:shd w:val="clear" w:color="auto" w:fill="F2F2F2" w:themeFill="background1" w:themeFillShade="F2"/>
            <w:vAlign w:val="center"/>
          </w:tcPr>
          <w:p w14:paraId="1AA34FFE" w14:textId="47BAD9C2" w:rsidR="0006078F" w:rsidRPr="000E597E" w:rsidRDefault="0006078F" w:rsidP="000E597E">
            <w:pPr>
              <w:pStyle w:val="Tabulkatundoprosted"/>
            </w:pPr>
            <w:r w:rsidRPr="000E597E">
              <w:t>Role BIM</w:t>
            </w:r>
          </w:p>
        </w:tc>
        <w:tc>
          <w:tcPr>
            <w:tcW w:w="1048" w:type="pct"/>
            <w:shd w:val="clear" w:color="auto" w:fill="F2F2F2" w:themeFill="background1" w:themeFillShade="F2"/>
            <w:vAlign w:val="center"/>
          </w:tcPr>
          <w:p w14:paraId="06407F12" w14:textId="77777777" w:rsidR="0006078F" w:rsidRPr="000E597E" w:rsidRDefault="0006078F" w:rsidP="000E597E">
            <w:pPr>
              <w:pStyle w:val="Tabulkatundoprosted"/>
            </w:pPr>
            <w:r w:rsidRPr="000E597E">
              <w:t>Organizace</w:t>
            </w:r>
          </w:p>
        </w:tc>
        <w:tc>
          <w:tcPr>
            <w:tcW w:w="968" w:type="pct"/>
            <w:shd w:val="clear" w:color="auto" w:fill="F2F2F2" w:themeFill="background1" w:themeFillShade="F2"/>
            <w:vAlign w:val="center"/>
          </w:tcPr>
          <w:p w14:paraId="7FE5737C" w14:textId="77777777" w:rsidR="0006078F" w:rsidRPr="000E597E" w:rsidRDefault="0006078F" w:rsidP="000E597E">
            <w:pPr>
              <w:pStyle w:val="Tabulkatundoprosted"/>
            </w:pPr>
            <w:r w:rsidRPr="000E597E">
              <w:t>Jméno</w:t>
            </w:r>
          </w:p>
        </w:tc>
        <w:tc>
          <w:tcPr>
            <w:tcW w:w="1290" w:type="pct"/>
            <w:shd w:val="clear" w:color="auto" w:fill="F2F2F2" w:themeFill="background1" w:themeFillShade="F2"/>
            <w:vAlign w:val="center"/>
          </w:tcPr>
          <w:p w14:paraId="208C53DC" w14:textId="77777777" w:rsidR="0006078F" w:rsidRPr="000E597E" w:rsidRDefault="0006078F" w:rsidP="000E597E">
            <w:pPr>
              <w:pStyle w:val="Tabulkatundoprosted"/>
            </w:pPr>
            <w:r w:rsidRPr="000E597E">
              <w:t>E-mail</w:t>
            </w:r>
          </w:p>
        </w:tc>
        <w:tc>
          <w:tcPr>
            <w:tcW w:w="887" w:type="pct"/>
            <w:shd w:val="clear" w:color="auto" w:fill="F2F2F2" w:themeFill="background1" w:themeFillShade="F2"/>
            <w:vAlign w:val="center"/>
          </w:tcPr>
          <w:p w14:paraId="4279E37B" w14:textId="77777777" w:rsidR="0006078F" w:rsidRPr="000E597E" w:rsidRDefault="0006078F" w:rsidP="000E597E">
            <w:pPr>
              <w:pStyle w:val="Tabulkatundoprosted"/>
            </w:pPr>
            <w:r w:rsidRPr="000E597E">
              <w:t>Telefon</w:t>
            </w:r>
          </w:p>
        </w:tc>
      </w:tr>
      <w:tr w:rsidR="0006078F" w:rsidRPr="00082192" w14:paraId="3BAD20AE" w14:textId="77777777" w:rsidTr="004961CD">
        <w:trPr>
          <w:trHeight w:val="340"/>
        </w:trPr>
        <w:tc>
          <w:tcPr>
            <w:tcW w:w="807" w:type="pct"/>
          </w:tcPr>
          <w:p w14:paraId="26A05C08" w14:textId="718AA96C" w:rsidR="0006078F" w:rsidRPr="00B1087C" w:rsidRDefault="0006078F">
            <w:pPr>
              <w:pStyle w:val="Tabulka"/>
            </w:pPr>
            <w:r>
              <w:t>Projektový manažer BIM</w:t>
            </w:r>
          </w:p>
        </w:tc>
        <w:tc>
          <w:tcPr>
            <w:tcW w:w="1048" w:type="pct"/>
          </w:tcPr>
          <w:p w14:paraId="70F775D2" w14:textId="77777777" w:rsidR="0006078F" w:rsidRPr="00B1087C" w:rsidRDefault="0006078F">
            <w:pPr>
              <w:pStyle w:val="Tabulka"/>
            </w:pPr>
          </w:p>
        </w:tc>
        <w:tc>
          <w:tcPr>
            <w:tcW w:w="968" w:type="pct"/>
          </w:tcPr>
          <w:p w14:paraId="410E3C2E" w14:textId="77777777" w:rsidR="0006078F" w:rsidRDefault="0006078F">
            <w:pPr>
              <w:pStyle w:val="Tabulka"/>
            </w:pPr>
          </w:p>
        </w:tc>
        <w:tc>
          <w:tcPr>
            <w:tcW w:w="1290" w:type="pct"/>
          </w:tcPr>
          <w:p w14:paraId="5A27774B" w14:textId="77777777" w:rsidR="0006078F" w:rsidRPr="00B1087C" w:rsidRDefault="0006078F">
            <w:pPr>
              <w:pStyle w:val="Tabulka"/>
            </w:pPr>
          </w:p>
        </w:tc>
        <w:tc>
          <w:tcPr>
            <w:tcW w:w="887" w:type="pct"/>
          </w:tcPr>
          <w:p w14:paraId="37185622" w14:textId="77777777" w:rsidR="0006078F" w:rsidRPr="00B1087C" w:rsidRDefault="0006078F">
            <w:pPr>
              <w:pStyle w:val="Tabulka"/>
            </w:pPr>
          </w:p>
        </w:tc>
      </w:tr>
      <w:tr w:rsidR="0006078F" w:rsidRPr="00082192" w14:paraId="7E191C14" w14:textId="77777777" w:rsidTr="004961CD">
        <w:trPr>
          <w:trHeight w:val="340"/>
        </w:trPr>
        <w:tc>
          <w:tcPr>
            <w:tcW w:w="807" w:type="pct"/>
          </w:tcPr>
          <w:p w14:paraId="7BCB943D" w14:textId="007228E7" w:rsidR="0006078F" w:rsidRDefault="0006078F">
            <w:pPr>
              <w:pStyle w:val="Tabulka"/>
            </w:pPr>
            <w:r>
              <w:t>Správce datového prostředí</w:t>
            </w:r>
          </w:p>
        </w:tc>
        <w:tc>
          <w:tcPr>
            <w:tcW w:w="1048" w:type="pct"/>
          </w:tcPr>
          <w:p w14:paraId="4C02F0FB" w14:textId="77777777" w:rsidR="0006078F" w:rsidRPr="00B1087C" w:rsidRDefault="0006078F">
            <w:pPr>
              <w:pStyle w:val="Tabulka"/>
            </w:pPr>
          </w:p>
        </w:tc>
        <w:tc>
          <w:tcPr>
            <w:tcW w:w="968" w:type="pct"/>
          </w:tcPr>
          <w:p w14:paraId="61B3F80F" w14:textId="77777777" w:rsidR="0006078F" w:rsidRDefault="0006078F">
            <w:pPr>
              <w:pStyle w:val="Tabulka"/>
            </w:pPr>
          </w:p>
        </w:tc>
        <w:tc>
          <w:tcPr>
            <w:tcW w:w="1290" w:type="pct"/>
          </w:tcPr>
          <w:p w14:paraId="50404884" w14:textId="77777777" w:rsidR="0006078F" w:rsidRPr="00B1087C" w:rsidRDefault="0006078F">
            <w:pPr>
              <w:pStyle w:val="Tabulka"/>
            </w:pPr>
          </w:p>
        </w:tc>
        <w:tc>
          <w:tcPr>
            <w:tcW w:w="887" w:type="pct"/>
          </w:tcPr>
          <w:p w14:paraId="4D2ACD77" w14:textId="77777777" w:rsidR="0006078F" w:rsidRPr="00B1087C" w:rsidRDefault="0006078F">
            <w:pPr>
              <w:pStyle w:val="Tabulka"/>
            </w:pPr>
          </w:p>
        </w:tc>
      </w:tr>
      <w:tr w:rsidR="00B436FB" w:rsidRPr="00082192" w14:paraId="1373E0D2" w14:textId="77777777" w:rsidTr="004961CD">
        <w:trPr>
          <w:trHeight w:val="340"/>
          <w:ins w:id="140" w:author="Šárka Bulawová" w:date="2025-05-22T12:44:00Z"/>
        </w:trPr>
        <w:tc>
          <w:tcPr>
            <w:tcW w:w="807" w:type="pct"/>
          </w:tcPr>
          <w:p w14:paraId="21E813A6" w14:textId="76BA59AF" w:rsidR="00B436FB" w:rsidRPr="00B436FB" w:rsidRDefault="00B436FB">
            <w:pPr>
              <w:pStyle w:val="Tabulka"/>
              <w:rPr>
                <w:ins w:id="141" w:author="Šárka Bulawová" w:date="2025-05-22T12:44:00Z" w16du:dateUtc="2025-05-22T10:44:00Z"/>
                <w:highlight w:val="yellow"/>
              </w:rPr>
            </w:pPr>
            <w:ins w:id="142" w:author="Šárka Bulawová" w:date="2025-05-22T12:44:00Z" w16du:dateUtc="2025-05-22T10:44:00Z">
              <w:r w:rsidRPr="00B436FB">
                <w:rPr>
                  <w:highlight w:val="yellow"/>
                </w:rPr>
                <w:t>Objednatel</w:t>
              </w:r>
            </w:ins>
          </w:p>
        </w:tc>
        <w:tc>
          <w:tcPr>
            <w:tcW w:w="1048" w:type="pct"/>
          </w:tcPr>
          <w:p w14:paraId="5F4695C1" w14:textId="77777777" w:rsidR="00B436FB" w:rsidRPr="00B1087C" w:rsidRDefault="00B436FB">
            <w:pPr>
              <w:pStyle w:val="Tabulka"/>
              <w:rPr>
                <w:ins w:id="143" w:author="Šárka Bulawová" w:date="2025-05-22T12:44:00Z" w16du:dateUtc="2025-05-22T10:44:00Z"/>
              </w:rPr>
            </w:pPr>
          </w:p>
        </w:tc>
        <w:tc>
          <w:tcPr>
            <w:tcW w:w="968" w:type="pct"/>
          </w:tcPr>
          <w:p w14:paraId="31EBEDC6" w14:textId="77777777" w:rsidR="00B436FB" w:rsidRDefault="00B436FB">
            <w:pPr>
              <w:pStyle w:val="Tabulka"/>
              <w:rPr>
                <w:ins w:id="144" w:author="Šárka Bulawová" w:date="2025-05-22T12:44:00Z" w16du:dateUtc="2025-05-22T10:44:00Z"/>
              </w:rPr>
            </w:pPr>
          </w:p>
        </w:tc>
        <w:tc>
          <w:tcPr>
            <w:tcW w:w="1290" w:type="pct"/>
          </w:tcPr>
          <w:p w14:paraId="430D848B" w14:textId="77777777" w:rsidR="00B436FB" w:rsidRPr="00B1087C" w:rsidRDefault="00B436FB">
            <w:pPr>
              <w:pStyle w:val="Tabulka"/>
              <w:rPr>
                <w:ins w:id="145" w:author="Šárka Bulawová" w:date="2025-05-22T12:44:00Z" w16du:dateUtc="2025-05-22T10:44:00Z"/>
              </w:rPr>
            </w:pPr>
          </w:p>
        </w:tc>
        <w:tc>
          <w:tcPr>
            <w:tcW w:w="887" w:type="pct"/>
          </w:tcPr>
          <w:p w14:paraId="78A2AA80" w14:textId="77777777" w:rsidR="00B436FB" w:rsidRPr="00B1087C" w:rsidRDefault="00B436FB">
            <w:pPr>
              <w:pStyle w:val="Tabulka"/>
              <w:rPr>
                <w:ins w:id="146" w:author="Šárka Bulawová" w:date="2025-05-22T12:44:00Z" w16du:dateUtc="2025-05-22T10:44:00Z"/>
              </w:rPr>
            </w:pPr>
          </w:p>
        </w:tc>
      </w:tr>
      <w:tr w:rsidR="0006078F" w:rsidRPr="00082192" w14:paraId="075E7701" w14:textId="77777777" w:rsidTr="004961CD">
        <w:trPr>
          <w:trHeight w:val="340"/>
        </w:trPr>
        <w:tc>
          <w:tcPr>
            <w:tcW w:w="807" w:type="pct"/>
          </w:tcPr>
          <w:p w14:paraId="245720E8" w14:textId="0F8B34CF" w:rsidR="0006078F" w:rsidRPr="00B436FB" w:rsidRDefault="005E7779" w:rsidP="00926DB3">
            <w:pPr>
              <w:pStyle w:val="Tabulka"/>
              <w:rPr>
                <w:highlight w:val="yellow"/>
              </w:rPr>
            </w:pPr>
            <w:r w:rsidRPr="00B436FB">
              <w:rPr>
                <w:highlight w:val="yellow"/>
              </w:rPr>
              <w:t>Správce stavby</w:t>
            </w:r>
          </w:p>
        </w:tc>
        <w:tc>
          <w:tcPr>
            <w:tcW w:w="1048" w:type="pct"/>
          </w:tcPr>
          <w:p w14:paraId="3D961EA7" w14:textId="77777777" w:rsidR="0006078F" w:rsidRPr="00B1087C" w:rsidRDefault="0006078F" w:rsidP="00926DB3">
            <w:pPr>
              <w:pStyle w:val="Tabulka"/>
            </w:pPr>
          </w:p>
        </w:tc>
        <w:tc>
          <w:tcPr>
            <w:tcW w:w="968" w:type="pct"/>
          </w:tcPr>
          <w:p w14:paraId="25437C23" w14:textId="63C56BB3" w:rsidR="0006078F" w:rsidRPr="00B1087C" w:rsidRDefault="0006078F" w:rsidP="00926DB3">
            <w:pPr>
              <w:pStyle w:val="Tabulka"/>
            </w:pPr>
          </w:p>
        </w:tc>
        <w:tc>
          <w:tcPr>
            <w:tcW w:w="1290" w:type="pct"/>
          </w:tcPr>
          <w:p w14:paraId="28FE150C" w14:textId="77777777" w:rsidR="0006078F" w:rsidRPr="00B1087C" w:rsidRDefault="0006078F" w:rsidP="00926DB3">
            <w:pPr>
              <w:pStyle w:val="Tabulka"/>
            </w:pPr>
          </w:p>
        </w:tc>
        <w:tc>
          <w:tcPr>
            <w:tcW w:w="887" w:type="pct"/>
          </w:tcPr>
          <w:p w14:paraId="367A2807" w14:textId="77777777" w:rsidR="0006078F" w:rsidRPr="00B1087C" w:rsidRDefault="0006078F" w:rsidP="00926DB3">
            <w:pPr>
              <w:pStyle w:val="Tabulka"/>
            </w:pPr>
          </w:p>
        </w:tc>
      </w:tr>
      <w:tr w:rsidR="00B436FB" w:rsidRPr="00082192" w14:paraId="0D83F9B7" w14:textId="77777777" w:rsidTr="004961CD">
        <w:trPr>
          <w:trHeight w:val="340"/>
        </w:trPr>
        <w:tc>
          <w:tcPr>
            <w:tcW w:w="807" w:type="pct"/>
          </w:tcPr>
          <w:p w14:paraId="5F6C86A7" w14:textId="0BAF5C3D" w:rsidR="00B436FB" w:rsidRPr="00B436FB" w:rsidRDefault="00B436FB" w:rsidP="00926DB3">
            <w:pPr>
              <w:pStyle w:val="Tabulka"/>
              <w:rPr>
                <w:highlight w:val="yellow"/>
              </w:rPr>
            </w:pPr>
            <w:ins w:id="147" w:author="Šárka Bulawová" w:date="2025-05-22T12:44:00Z" w16du:dateUtc="2025-05-22T10:44:00Z">
              <w:r w:rsidRPr="00B436FB">
                <w:rPr>
                  <w:highlight w:val="yellow"/>
                </w:rPr>
                <w:t>Autorský dozor</w:t>
              </w:r>
            </w:ins>
          </w:p>
        </w:tc>
        <w:tc>
          <w:tcPr>
            <w:tcW w:w="1048" w:type="pct"/>
          </w:tcPr>
          <w:p w14:paraId="61769B3E" w14:textId="77777777" w:rsidR="00B436FB" w:rsidRPr="00B1087C" w:rsidRDefault="00B436FB" w:rsidP="00926DB3">
            <w:pPr>
              <w:pStyle w:val="Tabulka"/>
            </w:pPr>
          </w:p>
        </w:tc>
        <w:tc>
          <w:tcPr>
            <w:tcW w:w="968" w:type="pct"/>
          </w:tcPr>
          <w:p w14:paraId="1E2E8CEA" w14:textId="77777777" w:rsidR="00B436FB" w:rsidRPr="00B1087C" w:rsidRDefault="00B436FB" w:rsidP="00926DB3">
            <w:pPr>
              <w:pStyle w:val="Tabulka"/>
            </w:pPr>
          </w:p>
        </w:tc>
        <w:tc>
          <w:tcPr>
            <w:tcW w:w="1290" w:type="pct"/>
          </w:tcPr>
          <w:p w14:paraId="7AE0BC5B" w14:textId="77777777" w:rsidR="00B436FB" w:rsidRPr="00B1087C" w:rsidRDefault="00B436FB" w:rsidP="00926DB3">
            <w:pPr>
              <w:pStyle w:val="Tabulka"/>
            </w:pPr>
          </w:p>
        </w:tc>
        <w:tc>
          <w:tcPr>
            <w:tcW w:w="887" w:type="pct"/>
          </w:tcPr>
          <w:p w14:paraId="1AA6D69D" w14:textId="77777777" w:rsidR="00B436FB" w:rsidRPr="00B1087C" w:rsidRDefault="00B436FB" w:rsidP="00926DB3">
            <w:pPr>
              <w:pStyle w:val="Tabulka"/>
            </w:pPr>
          </w:p>
        </w:tc>
      </w:tr>
    </w:tbl>
    <w:p w14:paraId="6E7CE922" w14:textId="660E5812" w:rsidR="0085065E" w:rsidRDefault="00865315">
      <w:pPr>
        <w:pStyle w:val="Nadpis2"/>
        <w:rPr>
          <w:ins w:id="148" w:author="Šárka Bulawová" w:date="2025-05-26T12:44:00Z" w16du:dateUtc="2025-05-26T10:44:00Z"/>
        </w:rPr>
      </w:pPr>
      <w:bookmarkStart w:id="149" w:name="_Toc198646090"/>
      <w:bookmarkStart w:id="150" w:name="_Toc198799338"/>
      <w:r>
        <w:t xml:space="preserve">Kontaktní osoby na straně </w:t>
      </w:r>
      <w:r w:rsidR="004C649D">
        <w:t>D</w:t>
      </w:r>
      <w:r>
        <w:t>odavatele</w:t>
      </w:r>
      <w:bookmarkEnd w:id="149"/>
      <w:bookmarkEnd w:id="150"/>
    </w:p>
    <w:p w14:paraId="19115788" w14:textId="4AC35429" w:rsidR="00A04A0E" w:rsidRPr="007E13CF" w:rsidRDefault="00A04A0E" w:rsidP="00A04A0E">
      <w:pPr>
        <w:rPr>
          <w:ins w:id="151" w:author="Šárka Bulawová" w:date="2025-05-26T12:44:00Z" w16du:dateUtc="2025-05-26T10:44:00Z"/>
        </w:rPr>
      </w:pPr>
      <w:ins w:id="152" w:author="Šárka Bulawová" w:date="2025-05-26T12:44:00Z" w16du:dateUtc="2025-05-26T10:44:00Z">
        <w:r w:rsidRPr="007E13CF">
          <w:t xml:space="preserve">Dodavatel níže stanovuje jména a kontaktní údaje konkrétních osob odpovědných za vývoj projektu </w:t>
        </w:r>
      </w:ins>
      <w:ins w:id="153" w:author="Šárka Bulawová" w:date="2025-05-26T12:45:00Z" w16du:dateUtc="2025-05-26T10:45:00Z">
        <w:r w:rsidR="00843756">
          <w:t>z</w:t>
        </w:r>
      </w:ins>
      <w:ins w:id="154" w:author="Šárka Bulawová" w:date="2025-05-26T14:10:00Z" w16du:dateUtc="2025-05-26T12:10:00Z">
        <w:r w:rsidR="00BC606A">
          <w:t> </w:t>
        </w:r>
      </w:ins>
      <w:ins w:id="155" w:author="Šárka Bulawová" w:date="2025-05-26T12:45:00Z" w16du:dateUtc="2025-05-26T10:45:00Z">
        <w:r w:rsidR="00843756">
          <w:t>pohledu</w:t>
        </w:r>
      </w:ins>
      <w:ins w:id="156" w:author="Šárka Bulawová" w:date="2025-05-26T12:44:00Z" w16du:dateUtc="2025-05-26T10:44:00Z">
        <w:r w:rsidRPr="007E13CF">
          <w:t xml:space="preserve"> BIM</w:t>
        </w:r>
      </w:ins>
      <w:ins w:id="157" w:author="Šárka Bulawová" w:date="2025-05-26T12:45:00Z" w16du:dateUtc="2025-05-26T10:45:00Z">
        <w:r w:rsidR="00843756">
          <w:t xml:space="preserve"> projektu</w:t>
        </w:r>
      </w:ins>
      <w:ins w:id="158" w:author="Šárka Bulawová" w:date="2025-05-26T12:44:00Z" w16du:dateUtc="2025-05-26T10:44:00Z">
        <w:r w:rsidRPr="007E13CF">
          <w:t>.</w:t>
        </w:r>
      </w:ins>
    </w:p>
    <w:p w14:paraId="70FF2501" w14:textId="77777777" w:rsidR="00A04A0E" w:rsidRPr="00A04A0E" w:rsidRDefault="00A04A0E">
      <w:pPr>
        <w:pPrChange w:id="159" w:author="Šárka Bulawová" w:date="2025-05-26T12:44:00Z" w16du:dateUtc="2025-05-26T10:44:00Z">
          <w:pPr>
            <w:pStyle w:val="Nadpis2"/>
          </w:pPr>
        </w:pPrChange>
      </w:pPr>
    </w:p>
    <w:tbl>
      <w:tblPr>
        <w:tblStyle w:val="Mkatabulky"/>
        <w:tblW w:w="5000" w:type="pct"/>
        <w:tblBorders>
          <w:top w:val="single" w:sz="4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96"/>
        <w:gridCol w:w="1596"/>
        <w:gridCol w:w="2393"/>
        <w:gridCol w:w="1754"/>
        <w:gridCol w:w="2073"/>
      </w:tblGrid>
      <w:tr w:rsidR="0006078F" w:rsidRPr="00082192" w14:paraId="0C9C11E1" w14:textId="77777777" w:rsidTr="000C3B8C">
        <w:trPr>
          <w:trHeight w:val="340"/>
        </w:trPr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0479CC5A" w14:textId="6640CD9A" w:rsidR="0006078F" w:rsidRPr="00A00A3D" w:rsidRDefault="0006078F" w:rsidP="000C3B8C">
            <w:pPr>
              <w:pStyle w:val="Tabulkatundoprosted"/>
            </w:pPr>
            <w:r>
              <w:t xml:space="preserve">Role BIM </w:t>
            </w:r>
          </w:p>
        </w:tc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4FA15CE1" w14:textId="77777777" w:rsidR="0006078F" w:rsidRPr="00A00A3D" w:rsidRDefault="0006078F" w:rsidP="000C3B8C">
            <w:pPr>
              <w:pStyle w:val="Tabulkatundoprosted"/>
            </w:pPr>
            <w:r w:rsidRPr="00A00A3D">
              <w:t>Organizace</w:t>
            </w:r>
          </w:p>
        </w:tc>
        <w:tc>
          <w:tcPr>
            <w:tcW w:w="1271" w:type="pct"/>
            <w:shd w:val="clear" w:color="auto" w:fill="F2F2F2" w:themeFill="background1" w:themeFillShade="F2"/>
            <w:vAlign w:val="center"/>
          </w:tcPr>
          <w:p w14:paraId="30E0150A" w14:textId="77777777" w:rsidR="0006078F" w:rsidRPr="00A00A3D" w:rsidRDefault="0006078F" w:rsidP="000C3B8C">
            <w:pPr>
              <w:pStyle w:val="Tabulkatundoprosted"/>
            </w:pPr>
            <w:r w:rsidRPr="00A00A3D">
              <w:t>Jméno</w:t>
            </w:r>
          </w:p>
        </w:tc>
        <w:tc>
          <w:tcPr>
            <w:tcW w:w="932" w:type="pct"/>
            <w:shd w:val="clear" w:color="auto" w:fill="F2F2F2" w:themeFill="background1" w:themeFillShade="F2"/>
            <w:vAlign w:val="center"/>
          </w:tcPr>
          <w:p w14:paraId="1F93F5AE" w14:textId="77777777" w:rsidR="0006078F" w:rsidRPr="00A00A3D" w:rsidRDefault="0006078F" w:rsidP="000C3B8C">
            <w:pPr>
              <w:pStyle w:val="Tabulkatundoprosted"/>
            </w:pPr>
            <w:r w:rsidRPr="00A00A3D">
              <w:t>E-mail</w:t>
            </w:r>
          </w:p>
        </w:tc>
        <w:tc>
          <w:tcPr>
            <w:tcW w:w="1101" w:type="pct"/>
            <w:shd w:val="clear" w:color="auto" w:fill="F2F2F2" w:themeFill="background1" w:themeFillShade="F2"/>
            <w:vAlign w:val="center"/>
          </w:tcPr>
          <w:p w14:paraId="0A44CDE9" w14:textId="77777777" w:rsidR="0006078F" w:rsidRPr="00A00A3D" w:rsidRDefault="0006078F" w:rsidP="000C3B8C">
            <w:pPr>
              <w:pStyle w:val="Tabulkatundoprosted"/>
            </w:pPr>
            <w:r w:rsidRPr="00A00A3D">
              <w:t>Telefon</w:t>
            </w:r>
          </w:p>
        </w:tc>
      </w:tr>
      <w:tr w:rsidR="0006078F" w:rsidRPr="00082192" w14:paraId="0E175B69" w14:textId="77777777" w:rsidTr="000C3B8C">
        <w:trPr>
          <w:trHeight w:val="340"/>
        </w:trPr>
        <w:tc>
          <w:tcPr>
            <w:tcW w:w="848" w:type="pct"/>
          </w:tcPr>
          <w:p w14:paraId="5A669AFC" w14:textId="3C4CE086" w:rsidR="0006078F" w:rsidRPr="00B1087C" w:rsidRDefault="0006078F">
            <w:pPr>
              <w:pStyle w:val="Tabulka"/>
            </w:pPr>
            <w:r>
              <w:t>Koordinátor BIM</w:t>
            </w:r>
          </w:p>
        </w:tc>
        <w:tc>
          <w:tcPr>
            <w:tcW w:w="848" w:type="pct"/>
          </w:tcPr>
          <w:p w14:paraId="2D54A2DE" w14:textId="77777777" w:rsidR="0006078F" w:rsidRPr="00B1087C" w:rsidRDefault="0006078F">
            <w:pPr>
              <w:pStyle w:val="Tabulka"/>
            </w:pPr>
          </w:p>
        </w:tc>
        <w:tc>
          <w:tcPr>
            <w:tcW w:w="1271" w:type="pct"/>
          </w:tcPr>
          <w:p w14:paraId="4475C42D" w14:textId="77777777" w:rsidR="0006078F" w:rsidRDefault="0006078F">
            <w:pPr>
              <w:pStyle w:val="Tabulka"/>
            </w:pPr>
          </w:p>
        </w:tc>
        <w:tc>
          <w:tcPr>
            <w:tcW w:w="932" w:type="pct"/>
          </w:tcPr>
          <w:p w14:paraId="74F3D540" w14:textId="77777777" w:rsidR="0006078F" w:rsidRPr="00B1087C" w:rsidRDefault="0006078F">
            <w:pPr>
              <w:pStyle w:val="Tabulka"/>
            </w:pPr>
          </w:p>
        </w:tc>
        <w:tc>
          <w:tcPr>
            <w:tcW w:w="1101" w:type="pct"/>
          </w:tcPr>
          <w:p w14:paraId="4948EF76" w14:textId="77777777" w:rsidR="0006078F" w:rsidRPr="00B1087C" w:rsidRDefault="0006078F">
            <w:pPr>
              <w:pStyle w:val="Tabulka"/>
            </w:pPr>
          </w:p>
        </w:tc>
      </w:tr>
      <w:tr w:rsidR="0006078F" w:rsidRPr="00082192" w14:paraId="6268DA8F" w14:textId="77777777" w:rsidTr="000C3B8C">
        <w:trPr>
          <w:trHeight w:val="340"/>
        </w:trPr>
        <w:tc>
          <w:tcPr>
            <w:tcW w:w="848" w:type="pct"/>
          </w:tcPr>
          <w:p w14:paraId="311A80F2" w14:textId="032BE2D8" w:rsidR="0006078F" w:rsidRDefault="002D2BF2">
            <w:pPr>
              <w:pStyle w:val="Tabulka"/>
            </w:pPr>
            <w:r>
              <w:t>Hlavní inženýr projektu (HIP)</w:t>
            </w:r>
          </w:p>
        </w:tc>
        <w:tc>
          <w:tcPr>
            <w:tcW w:w="848" w:type="pct"/>
          </w:tcPr>
          <w:p w14:paraId="60D1876C" w14:textId="77777777" w:rsidR="0006078F" w:rsidRPr="00B1087C" w:rsidRDefault="0006078F">
            <w:pPr>
              <w:pStyle w:val="Tabulka"/>
            </w:pPr>
          </w:p>
        </w:tc>
        <w:tc>
          <w:tcPr>
            <w:tcW w:w="1271" w:type="pct"/>
          </w:tcPr>
          <w:p w14:paraId="35E8A2FE" w14:textId="77777777" w:rsidR="0006078F" w:rsidRDefault="0006078F">
            <w:pPr>
              <w:pStyle w:val="Tabulka"/>
            </w:pPr>
          </w:p>
        </w:tc>
        <w:tc>
          <w:tcPr>
            <w:tcW w:w="932" w:type="pct"/>
          </w:tcPr>
          <w:p w14:paraId="38C1BBF2" w14:textId="77777777" w:rsidR="0006078F" w:rsidRPr="00B1087C" w:rsidRDefault="0006078F">
            <w:pPr>
              <w:pStyle w:val="Tabulka"/>
            </w:pPr>
          </w:p>
        </w:tc>
        <w:tc>
          <w:tcPr>
            <w:tcW w:w="1101" w:type="pct"/>
          </w:tcPr>
          <w:p w14:paraId="7B540C4D" w14:textId="77777777" w:rsidR="0006078F" w:rsidRPr="00B1087C" w:rsidRDefault="0006078F">
            <w:pPr>
              <w:pStyle w:val="Tabulka"/>
            </w:pPr>
          </w:p>
        </w:tc>
      </w:tr>
    </w:tbl>
    <w:p w14:paraId="1C9C196F" w14:textId="5E0CDD7A" w:rsidR="00DD7BF6" w:rsidRDefault="00DD7BF6">
      <w:pPr>
        <w:pStyle w:val="Normlnbezodsazen"/>
        <w:pPrChange w:id="160" w:author="Šárka Bulawová" w:date="2025-05-26T14:09:00Z" w16du:dateUtc="2025-05-26T12:09:00Z">
          <w:pPr/>
        </w:pPrChange>
      </w:pPr>
      <w:r w:rsidRPr="005E3594">
        <w:t>Kontaktní osoby na straně subdodavatelů, autorů jednotlivých částí modelů</w:t>
      </w:r>
      <w:ins w:id="161" w:author="Šárka Bulawová" w:date="2025-05-26T14:18:00Z" w16du:dateUtc="2025-05-26T12:18:00Z">
        <w:r w:rsidR="001060EB">
          <w:t xml:space="preserve"> apod.</w:t>
        </w:r>
      </w:ins>
      <w:r w:rsidRPr="005E3594">
        <w:t>, jsou uvedeny v</w:t>
      </w:r>
      <w:ins w:id="162" w:author="Šárka Bulawová" w:date="2025-05-26T14:10:00Z" w16du:dateUtc="2025-05-26T12:10:00Z">
        <w:r w:rsidR="00BC606A">
          <w:t> </w:t>
        </w:r>
      </w:ins>
      <w:del w:id="163" w:author="Šárka Bulawová" w:date="2025-05-26T14:10:00Z" w16du:dateUtc="2025-05-26T12:10:00Z">
        <w:r w:rsidRPr="005E3594" w:rsidDel="00BC606A">
          <w:delText> </w:delText>
        </w:r>
      </w:del>
      <w:r w:rsidRPr="005E3594">
        <w:t>kap.</w:t>
      </w:r>
      <w:ins w:id="164" w:author="Šárka Bulawová" w:date="2025-05-26T14:10:00Z" w16du:dateUtc="2025-05-26T12:10:00Z">
        <w:r w:rsidR="00BC606A">
          <w:t> </w:t>
        </w:r>
      </w:ins>
      <w:del w:id="165" w:author="Šárka Bulawová" w:date="2025-05-26T14:10:00Z" w16du:dateUtc="2025-05-26T12:10:00Z">
        <w:r w:rsidRPr="005E3594" w:rsidDel="00BC606A">
          <w:delText xml:space="preserve"> </w:delText>
        </w:r>
      </w:del>
      <w:del w:id="166" w:author="Šárka Bulawová" w:date="2025-05-26T14:11:00Z" w16du:dateUtc="2025-05-26T12:11:00Z">
        <w:r w:rsidRPr="005E3594" w:rsidDel="001A69F9">
          <w:rPr>
            <w:rStyle w:val="Kovodkaz"/>
          </w:rPr>
          <w:fldChar w:fldCharType="begin"/>
        </w:r>
        <w:r w:rsidRPr="005E3594" w:rsidDel="001A69F9">
          <w:rPr>
            <w:rStyle w:val="Kovodkaz"/>
          </w:rPr>
          <w:delInstrText xml:space="preserve"> REF _Ref116981912 \r \h  \* MERGEFORMAT </w:delInstrText>
        </w:r>
        <w:r w:rsidRPr="005E3594" w:rsidDel="001A69F9">
          <w:rPr>
            <w:rStyle w:val="Kovodkaz"/>
          </w:rPr>
        </w:r>
        <w:r w:rsidRPr="005E3594" w:rsidDel="001A69F9">
          <w:rPr>
            <w:rStyle w:val="Kovodkaz"/>
          </w:rPr>
          <w:fldChar w:fldCharType="separate"/>
        </w:r>
        <w:r w:rsidRPr="005E3594" w:rsidDel="001A69F9">
          <w:rPr>
            <w:rStyle w:val="Kovodkaz"/>
          </w:rPr>
          <w:delText>4</w:delText>
        </w:r>
        <w:r w:rsidRPr="005E3594" w:rsidDel="001A69F9">
          <w:rPr>
            <w:rStyle w:val="Kovodkaz"/>
          </w:rPr>
          <w:fldChar w:fldCharType="end"/>
        </w:r>
        <w:r w:rsidRPr="005E3594" w:rsidDel="001A69F9">
          <w:rPr>
            <w:rStyle w:val="Kovodkaz"/>
          </w:rPr>
          <w:delText xml:space="preserve"> </w:delText>
        </w:r>
        <w:r w:rsidRPr="005E3594" w:rsidDel="001A69F9">
          <w:rPr>
            <w:rStyle w:val="Kovodkaz"/>
          </w:rPr>
          <w:fldChar w:fldCharType="begin"/>
        </w:r>
        <w:r w:rsidRPr="005E3594" w:rsidDel="001A69F9">
          <w:rPr>
            <w:rStyle w:val="Kovodkaz"/>
          </w:rPr>
          <w:delInstrText xml:space="preserve"> REF _Ref116981917 \h  \* MERGEFORMAT </w:delInstrText>
        </w:r>
        <w:r w:rsidRPr="005E3594" w:rsidDel="001A69F9">
          <w:rPr>
            <w:rStyle w:val="Kovodkaz"/>
          </w:rPr>
        </w:r>
        <w:r w:rsidRPr="005E3594" w:rsidDel="001A69F9">
          <w:rPr>
            <w:rStyle w:val="Kovodkaz"/>
          </w:rPr>
          <w:fldChar w:fldCharType="separate"/>
        </w:r>
        <w:r w:rsidRPr="005E3594" w:rsidDel="001A69F9">
          <w:rPr>
            <w:rStyle w:val="Kovodkaz"/>
          </w:rPr>
          <w:delText>Vysokoúrovňová matice odpovědnosti</w:delText>
        </w:r>
        <w:r w:rsidRPr="005E3594" w:rsidDel="001A69F9">
          <w:rPr>
            <w:rStyle w:val="Kovodkaz"/>
          </w:rPr>
          <w:fldChar w:fldCharType="end"/>
        </w:r>
      </w:del>
      <w:ins w:id="167" w:author="Šárka Bulawová" w:date="2025-05-26T14:09:00Z" w16du:dateUtc="2025-05-26T12:09:00Z">
        <w:r w:rsidR="00BC606A" w:rsidRPr="00BC606A">
          <w:rPr>
            <w:rStyle w:val="Kovodkaz"/>
          </w:rPr>
          <w:t xml:space="preserve">5.2 </w:t>
        </w:r>
      </w:ins>
      <w:ins w:id="168" w:author="Šárka Bulawová" w:date="2025-05-26T14:10:00Z" w16du:dateUtc="2025-05-26T12:10:00Z">
        <w:r w:rsidR="00BC606A" w:rsidRPr="00BC606A">
          <w:rPr>
            <w:rStyle w:val="Kovodkaz"/>
          </w:rPr>
          <w:t>Složení realizačního týmu</w:t>
        </w:r>
      </w:ins>
      <w:r w:rsidRPr="00BC606A">
        <w:rPr>
          <w:rStyle w:val="Kovodkaz"/>
        </w:rPr>
        <w:t>.</w:t>
      </w:r>
    </w:p>
    <w:p w14:paraId="5744C657" w14:textId="77777777" w:rsidR="00063EC2" w:rsidRPr="00063EC2" w:rsidRDefault="00063EC2" w:rsidP="00063EC2"/>
    <w:p w14:paraId="0DFEF805" w14:textId="77777777" w:rsidR="009E76A3" w:rsidRPr="009E76A3" w:rsidRDefault="009E76A3" w:rsidP="009E76A3"/>
    <w:p w14:paraId="6CDB8B4C" w14:textId="16D11C6F" w:rsidR="005307B5" w:rsidRDefault="00552369">
      <w:pPr>
        <w:pStyle w:val="Nadpis1"/>
      </w:pPr>
      <w:bookmarkStart w:id="169" w:name="_Ref114558310"/>
      <w:bookmarkStart w:id="170" w:name="_Toc198646091"/>
      <w:bookmarkStart w:id="171" w:name="_Toc198799339"/>
      <w:r>
        <w:lastRenderedPageBreak/>
        <w:t>Strategie</w:t>
      </w:r>
      <w:r w:rsidR="005307B5">
        <w:t xml:space="preserve"> sdružování</w:t>
      </w:r>
      <w:r w:rsidR="006A7FEB">
        <w:t xml:space="preserve"> a struktur</w:t>
      </w:r>
      <w:r>
        <w:t>a</w:t>
      </w:r>
      <w:r w:rsidR="006A7FEB">
        <w:t xml:space="preserve"> členění</w:t>
      </w:r>
      <w:bookmarkEnd w:id="169"/>
      <w:bookmarkEnd w:id="170"/>
      <w:bookmarkEnd w:id="171"/>
    </w:p>
    <w:p w14:paraId="1A16299E" w14:textId="2CC7F692" w:rsidR="00567D2E" w:rsidRPr="0062469A" w:rsidRDefault="00650402" w:rsidP="003E40A3">
      <w:pPr>
        <w:rPr>
          <w:rStyle w:val="Instrukce"/>
        </w:rPr>
      </w:pPr>
      <w:ins w:id="172" w:author="Šárka Bulawová" w:date="2025-05-23T12:34:00Z" w16du:dateUtc="2025-05-23T10:34:00Z">
        <w:r w:rsidRPr="00014736">
          <w:t xml:space="preserve">Strategie sdružování a struktura členění </w:t>
        </w:r>
      </w:ins>
      <w:ins w:id="173" w:author="Šárka Bulawová" w:date="2025-05-23T12:35:00Z" w16du:dateUtc="2025-05-23T10:35:00Z">
        <w:r w:rsidRPr="00014736">
          <w:t>slou</w:t>
        </w:r>
        <w:r w:rsidR="00CB634B" w:rsidRPr="00014736">
          <w:t>ž</w:t>
        </w:r>
        <w:r w:rsidRPr="00014736">
          <w:t xml:space="preserve">í pro </w:t>
        </w:r>
        <w:r w:rsidR="00CB634B" w:rsidRPr="00014736">
          <w:t>usnadnění práce</w:t>
        </w:r>
      </w:ins>
      <w:ins w:id="174" w:author="Šárka Bulawová" w:date="2025-05-23T12:38:00Z" w16du:dateUtc="2025-05-23T10:38:00Z">
        <w:r w:rsidR="00014736">
          <w:t xml:space="preserve"> </w:t>
        </w:r>
      </w:ins>
      <w:ins w:id="175" w:author="Šárka Bulawová" w:date="2025-05-23T12:35:00Z" w16du:dateUtc="2025-05-23T10:35:00Z">
        <w:r w:rsidR="00CB634B" w:rsidRPr="00014736">
          <w:t>z </w:t>
        </w:r>
      </w:ins>
      <w:ins w:id="176" w:author="Šárka Bulawová" w:date="2025-05-23T12:39:00Z" w16du:dateUtc="2025-05-23T10:39:00Z">
        <w:r w:rsidR="00014736">
          <w:t>pohledu</w:t>
        </w:r>
      </w:ins>
      <w:ins w:id="177" w:author="Šárka Bulawová" w:date="2025-05-23T12:35:00Z" w16du:dateUtc="2025-05-23T10:35:00Z">
        <w:r w:rsidR="00CB634B" w:rsidRPr="00014736">
          <w:t xml:space="preserve"> </w:t>
        </w:r>
      </w:ins>
      <w:ins w:id="178" w:author="Šárka Bulawová" w:date="2025-05-23T12:36:00Z" w16du:dateUtc="2025-05-23T10:36:00Z">
        <w:r w:rsidR="00E63607" w:rsidRPr="00014736">
          <w:t>souběžné práce</w:t>
        </w:r>
      </w:ins>
      <w:ins w:id="179" w:author="Šárka Bulawová" w:date="2025-05-23T12:37:00Z" w16du:dateUtc="2025-05-23T10:37:00Z">
        <w:r w:rsidR="006C2E21" w:rsidRPr="00014736">
          <w:t xml:space="preserve"> (např. členění dle stavebních objektů nebo profesí)</w:t>
        </w:r>
      </w:ins>
      <w:ins w:id="180" w:author="Šárka Bulawová" w:date="2025-05-23T12:36:00Z" w16du:dateUtc="2025-05-23T10:36:00Z">
        <w:r w:rsidR="00E63607" w:rsidRPr="00014736">
          <w:t>, zabezpečení informací</w:t>
        </w:r>
      </w:ins>
      <w:ins w:id="181" w:author="Šárka Bulawová" w:date="2025-05-23T12:37:00Z" w16du:dateUtc="2025-05-23T10:37:00Z">
        <w:r w:rsidR="006C2E21" w:rsidRPr="00014736">
          <w:t xml:space="preserve"> (</w:t>
        </w:r>
      </w:ins>
      <w:ins w:id="182" w:author="Šárka Bulawová" w:date="2025-05-23T12:38:00Z" w16du:dateUtc="2025-05-23T10:38:00Z">
        <w:r w:rsidR="008A772B" w:rsidRPr="00014736">
          <w:t xml:space="preserve">např. </w:t>
        </w:r>
      </w:ins>
      <w:ins w:id="183" w:author="Šárka Bulawová" w:date="2025-05-23T12:37:00Z" w16du:dateUtc="2025-05-23T10:37:00Z">
        <w:r w:rsidR="006C2E21" w:rsidRPr="00014736">
          <w:t>rozdě</w:t>
        </w:r>
        <w:r w:rsidR="008A772B" w:rsidRPr="00014736">
          <w:t>lení s ohledem na</w:t>
        </w:r>
      </w:ins>
      <w:ins w:id="184" w:author="Šárka Bulawová" w:date="2025-05-23T12:40:00Z" w16du:dateUtc="2025-05-23T10:40:00Z">
        <w:r w:rsidR="004B1A06">
          <w:t> </w:t>
        </w:r>
      </w:ins>
      <w:ins w:id="185" w:author="Šárka Bulawová" w:date="2025-05-23T12:37:00Z" w16du:dateUtc="2025-05-23T10:37:00Z">
        <w:r w:rsidR="008A772B" w:rsidRPr="00014736">
          <w:t>povolení přístupu k informacím)</w:t>
        </w:r>
      </w:ins>
      <w:ins w:id="186" w:author="Šárka Bulawová" w:date="2025-05-23T12:36:00Z" w16du:dateUtc="2025-05-23T10:36:00Z">
        <w:r w:rsidR="00E63607" w:rsidRPr="00014736">
          <w:t xml:space="preserve"> nebo přenos</w:t>
        </w:r>
      </w:ins>
      <w:ins w:id="187" w:author="Šárka Bulawová" w:date="2025-05-23T12:39:00Z" w16du:dateUtc="2025-05-23T10:39:00Z">
        <w:r w:rsidR="003E40A3">
          <w:t>u</w:t>
        </w:r>
      </w:ins>
      <w:ins w:id="188" w:author="Šárka Bulawová" w:date="2025-05-23T12:36:00Z" w16du:dateUtc="2025-05-23T10:36:00Z">
        <w:r w:rsidR="00E63607" w:rsidRPr="00014736">
          <w:t xml:space="preserve"> </w:t>
        </w:r>
        <w:r w:rsidR="006C2E21" w:rsidRPr="00014736">
          <w:t>informací</w:t>
        </w:r>
      </w:ins>
      <w:ins w:id="189" w:author="Šárka Bulawová" w:date="2025-05-23T12:37:00Z" w16du:dateUtc="2025-05-23T10:37:00Z">
        <w:r w:rsidR="008A772B" w:rsidRPr="00014736">
          <w:t xml:space="preserve"> </w:t>
        </w:r>
      </w:ins>
      <w:ins w:id="190" w:author="Šárka Bulawová" w:date="2025-05-23T12:38:00Z" w16du:dateUtc="2025-05-23T10:38:00Z">
        <w:r w:rsidR="008A772B" w:rsidRPr="00014736">
          <w:t xml:space="preserve">(např. </w:t>
        </w:r>
        <w:r w:rsidR="00014736" w:rsidRPr="00014736">
          <w:t>stanovení maximální velikosti)</w:t>
        </w:r>
      </w:ins>
      <w:ins w:id="191" w:author="Šárka Bulawová" w:date="2025-05-23T12:36:00Z" w16du:dateUtc="2025-05-23T10:36:00Z">
        <w:r w:rsidR="006C2E21" w:rsidRPr="00014736">
          <w:t>.</w:t>
        </w:r>
        <w:r w:rsidR="006C2E21">
          <w:rPr>
            <w:rStyle w:val="Instrukce"/>
          </w:rPr>
          <w:t xml:space="preserve"> </w:t>
        </w:r>
      </w:ins>
    </w:p>
    <w:p w14:paraId="39A106F7" w14:textId="762B7E67" w:rsidR="003007B2" w:rsidRDefault="00DA76CD" w:rsidP="005B7D05">
      <w:r>
        <w:t xml:space="preserve">Dílčí </w:t>
      </w:r>
      <w:r w:rsidR="00162B60">
        <w:t xml:space="preserve">model bude zpracován pro </w:t>
      </w:r>
    </w:p>
    <w:p w14:paraId="4F655C8F" w14:textId="08AFF6E8" w:rsidR="003007B2" w:rsidRDefault="005B7D05" w:rsidP="000C3B8C">
      <w:pPr>
        <w:pStyle w:val="Normlnodrky"/>
        <w:numPr>
          <w:ilvl w:val="0"/>
          <w:numId w:val="16"/>
        </w:numPr>
      </w:pPr>
      <w:r>
        <w:t>každý stavebn</w:t>
      </w:r>
      <w:r w:rsidR="00EA1458">
        <w:t>í</w:t>
      </w:r>
      <w:r>
        <w:t xml:space="preserve"> objekt</w:t>
      </w:r>
      <w:r w:rsidR="00600115">
        <w:t xml:space="preserve"> (resp. provozní soubor)</w:t>
      </w:r>
      <w:r w:rsidR="003007B2">
        <w:t xml:space="preserve">, </w:t>
      </w:r>
    </w:p>
    <w:p w14:paraId="2E96CE12" w14:textId="55FB7A34" w:rsidR="003007B2" w:rsidRDefault="00162B60" w:rsidP="000C3B8C">
      <w:pPr>
        <w:pStyle w:val="Normlnodrky"/>
        <w:numPr>
          <w:ilvl w:val="1"/>
          <w:numId w:val="16"/>
        </w:numPr>
      </w:pPr>
      <w:r>
        <w:t>každou profesní část projektu</w:t>
      </w:r>
      <w:ins w:id="192" w:author="Šárka Bulawová" w:date="2025-05-23T12:33:00Z" w16du:dateUtc="2025-05-23T10:33:00Z">
        <w:r w:rsidR="00DA76CD">
          <w:t>,</w:t>
        </w:r>
      </w:ins>
      <w:r w:rsidR="00E31CC6">
        <w:t xml:space="preserve"> </w:t>
      </w:r>
    </w:p>
    <w:p w14:paraId="35294E0F" w14:textId="5D1FF8C0" w:rsidR="00972C43" w:rsidRDefault="00E31CC6" w:rsidP="003007B2">
      <w:r>
        <w:t xml:space="preserve">podle </w:t>
      </w:r>
      <w:r w:rsidR="00790F22">
        <w:t xml:space="preserve">níže uvedené </w:t>
      </w:r>
      <w:r>
        <w:t>struktury projektu</w:t>
      </w:r>
      <w:r w:rsidR="00162B60">
        <w:t>.</w:t>
      </w:r>
      <w:r w:rsidR="005B7D05">
        <w:t xml:space="preserve"> </w:t>
      </w:r>
      <w:r w:rsidR="00972C43">
        <w:t>Další členění v</w:t>
      </w:r>
      <w:r w:rsidR="00790F22">
        <w:t> </w:t>
      </w:r>
      <w:r w:rsidR="00972C43">
        <w:t xml:space="preserve">rámci jedné profese na více modelů není nijak limitováno. </w:t>
      </w:r>
    </w:p>
    <w:p w14:paraId="60E923A0" w14:textId="4CE91DA6" w:rsidR="006459C4" w:rsidRDefault="00972C43" w:rsidP="00D766DA">
      <w:r>
        <w:t xml:space="preserve">Modely budou mezi sebou plně zkoordinovány </w:t>
      </w:r>
      <w:r w:rsidR="00BC7393">
        <w:t xml:space="preserve">podle </w:t>
      </w:r>
      <w:r w:rsidR="00BC7393" w:rsidRPr="00BC7393">
        <w:rPr>
          <w:rStyle w:val="Kovodkaz"/>
        </w:rPr>
        <w:t xml:space="preserve">Požadavků </w:t>
      </w:r>
      <w:r w:rsidR="00766AE9">
        <w:rPr>
          <w:rStyle w:val="Kovodkaz"/>
        </w:rPr>
        <w:t>na výměnu informací</w:t>
      </w:r>
      <w:r w:rsidR="00BC7393" w:rsidRPr="00BC7393">
        <w:rPr>
          <w:rStyle w:val="Kovodkaz"/>
        </w:rPr>
        <w:t xml:space="preserve"> (</w:t>
      </w:r>
      <w:r w:rsidR="00766AE9">
        <w:rPr>
          <w:rStyle w:val="Kovodkaz"/>
        </w:rPr>
        <w:t>EIR</w:t>
      </w:r>
      <w:r w:rsidR="00BC7393" w:rsidRPr="00BC7393">
        <w:rPr>
          <w:rStyle w:val="Kovodkaz"/>
        </w:rPr>
        <w:t>)</w:t>
      </w:r>
      <w:r>
        <w:t>.</w:t>
      </w:r>
    </w:p>
    <w:p w14:paraId="082B5F11" w14:textId="23BA58A8" w:rsidR="002C6755" w:rsidRDefault="002C6755">
      <w:pPr>
        <w:pStyle w:val="Nadpis2"/>
      </w:pPr>
      <w:bookmarkStart w:id="193" w:name="_Toc198646092"/>
      <w:bookmarkStart w:id="194" w:name="_Toc198799340"/>
      <w:r>
        <w:t>Stavební objekty</w:t>
      </w:r>
      <w:r w:rsidR="00600115">
        <w:t xml:space="preserve"> (provozní soubory</w:t>
      </w:r>
      <w:r w:rsidR="00385E2A">
        <w:t xml:space="preserve">, </w:t>
      </w:r>
      <w:r w:rsidR="000B075B">
        <w:t>inženýrské objekty</w:t>
      </w:r>
      <w:r w:rsidR="00600115">
        <w:t>)</w:t>
      </w:r>
      <w:bookmarkEnd w:id="193"/>
      <w:bookmarkEnd w:id="194"/>
    </w:p>
    <w:tbl>
      <w:tblPr>
        <w:tblStyle w:val="Mkatabulky"/>
        <w:tblW w:w="5000" w:type="pct"/>
        <w:tblBorders>
          <w:top w:val="single" w:sz="4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12"/>
        <w:gridCol w:w="8000"/>
      </w:tblGrid>
      <w:tr w:rsidR="002C6755" w:rsidRPr="00082192" w14:paraId="0A7875EA" w14:textId="77777777" w:rsidTr="000C3B8C">
        <w:trPr>
          <w:trHeight w:val="340"/>
        </w:trPr>
        <w:tc>
          <w:tcPr>
            <w:tcW w:w="750" w:type="pct"/>
            <w:shd w:val="clear" w:color="auto" w:fill="F2F2F2" w:themeFill="background1" w:themeFillShade="F2"/>
            <w:vAlign w:val="center"/>
          </w:tcPr>
          <w:p w14:paraId="19B89C64" w14:textId="66633C93" w:rsidR="002C6755" w:rsidRPr="00356C7C" w:rsidRDefault="002C6755" w:rsidP="000C3B8C">
            <w:pPr>
              <w:pStyle w:val="Tabulkatundoprosted"/>
            </w:pPr>
            <w:r w:rsidRPr="00356C7C">
              <w:t>SO</w:t>
            </w:r>
            <w:r w:rsidR="000C3B8C">
              <w:t>/PS/IO</w:t>
            </w:r>
          </w:p>
        </w:tc>
        <w:tc>
          <w:tcPr>
            <w:tcW w:w="4250" w:type="pct"/>
            <w:shd w:val="clear" w:color="auto" w:fill="F2F2F2" w:themeFill="background1" w:themeFillShade="F2"/>
            <w:vAlign w:val="center"/>
          </w:tcPr>
          <w:p w14:paraId="5A546325" w14:textId="4627A80D" w:rsidR="002C6755" w:rsidRPr="00356C7C" w:rsidRDefault="002C6755" w:rsidP="000C3B8C">
            <w:pPr>
              <w:pStyle w:val="Tabulkatundoprosted"/>
              <w:jc w:val="left"/>
            </w:pPr>
            <w:r w:rsidRPr="00356C7C">
              <w:t>Popis</w:t>
            </w:r>
          </w:p>
        </w:tc>
      </w:tr>
      <w:tr w:rsidR="00B60974" w:rsidRPr="00341C17" w14:paraId="0D6EFB99" w14:textId="77777777" w:rsidTr="000C3B8C">
        <w:trPr>
          <w:trHeight w:val="340"/>
        </w:trPr>
        <w:tc>
          <w:tcPr>
            <w:tcW w:w="750" w:type="pct"/>
            <w:vAlign w:val="center"/>
          </w:tcPr>
          <w:p w14:paraId="4A504170" w14:textId="3B77CA90" w:rsidR="00B60974" w:rsidRPr="000C3B8C" w:rsidRDefault="00AD2A7D" w:rsidP="000C3B8C">
            <w:pPr>
              <w:pStyle w:val="Tabulkanormln"/>
              <w:rPr>
                <w:rStyle w:val="Instrukce"/>
                <w:i w:val="0"/>
                <w:color w:val="auto"/>
              </w:rPr>
            </w:pPr>
            <w:r w:rsidRPr="000C3B8C">
              <w:rPr>
                <w:rStyle w:val="Instrukce"/>
                <w:i w:val="0"/>
                <w:color w:val="auto"/>
              </w:rPr>
              <w:t>SO01</w:t>
            </w:r>
          </w:p>
        </w:tc>
        <w:tc>
          <w:tcPr>
            <w:tcW w:w="4250" w:type="pct"/>
            <w:vAlign w:val="center"/>
          </w:tcPr>
          <w:p w14:paraId="03EB3EB5" w14:textId="2585ADC0" w:rsidR="00B60974" w:rsidRPr="000C3B8C" w:rsidRDefault="00AD2A7D" w:rsidP="000C3B8C">
            <w:pPr>
              <w:pStyle w:val="Tabulkanormln"/>
              <w:rPr>
                <w:rStyle w:val="Instrukce"/>
                <w:i w:val="0"/>
                <w:color w:val="auto"/>
              </w:rPr>
            </w:pPr>
            <w:r w:rsidRPr="000C3B8C">
              <w:rPr>
                <w:rStyle w:val="Instrukce"/>
                <w:i w:val="0"/>
                <w:color w:val="auto"/>
              </w:rPr>
              <w:t>Hlavní objekt</w:t>
            </w:r>
          </w:p>
        </w:tc>
      </w:tr>
      <w:tr w:rsidR="00B60974" w:rsidRPr="00082192" w14:paraId="45C3B5C6" w14:textId="77777777" w:rsidTr="000C3B8C">
        <w:trPr>
          <w:trHeight w:val="340"/>
        </w:trPr>
        <w:tc>
          <w:tcPr>
            <w:tcW w:w="750" w:type="pct"/>
            <w:vAlign w:val="center"/>
          </w:tcPr>
          <w:p w14:paraId="28038A4B" w14:textId="7EAE7999" w:rsidR="00B60974" w:rsidRPr="000C3B8C" w:rsidRDefault="00B60974" w:rsidP="000C3B8C">
            <w:pPr>
              <w:pStyle w:val="Tabulkanormln"/>
              <w:rPr>
                <w:rStyle w:val="Instrukce"/>
                <w:i w:val="0"/>
                <w:color w:val="auto"/>
              </w:rPr>
            </w:pPr>
          </w:p>
        </w:tc>
        <w:tc>
          <w:tcPr>
            <w:tcW w:w="4250" w:type="pct"/>
            <w:vAlign w:val="center"/>
          </w:tcPr>
          <w:p w14:paraId="2ADD3304" w14:textId="23152EBB" w:rsidR="00B60974" w:rsidRPr="000C3B8C" w:rsidRDefault="00B60974" w:rsidP="000C3B8C">
            <w:pPr>
              <w:pStyle w:val="Tabulkanormln"/>
              <w:rPr>
                <w:rStyle w:val="Instrukce"/>
                <w:i w:val="0"/>
                <w:color w:val="auto"/>
              </w:rPr>
            </w:pPr>
          </w:p>
        </w:tc>
      </w:tr>
      <w:tr w:rsidR="00B60974" w:rsidRPr="00082192" w14:paraId="59816548" w14:textId="77777777" w:rsidTr="000C3B8C">
        <w:trPr>
          <w:trHeight w:val="340"/>
        </w:trPr>
        <w:tc>
          <w:tcPr>
            <w:tcW w:w="750" w:type="pct"/>
            <w:vAlign w:val="center"/>
          </w:tcPr>
          <w:p w14:paraId="00214340" w14:textId="56C9CC98" w:rsidR="00B60974" w:rsidRPr="000C3B8C" w:rsidRDefault="00B60974" w:rsidP="000C3B8C">
            <w:pPr>
              <w:pStyle w:val="Tabulkanormln"/>
            </w:pPr>
          </w:p>
        </w:tc>
        <w:tc>
          <w:tcPr>
            <w:tcW w:w="4250" w:type="pct"/>
            <w:vAlign w:val="center"/>
          </w:tcPr>
          <w:p w14:paraId="171DAB52" w14:textId="067BCF3B" w:rsidR="00B60974" w:rsidRPr="000C3B8C" w:rsidRDefault="00B60974" w:rsidP="000C3B8C">
            <w:pPr>
              <w:pStyle w:val="Tabulkanormln"/>
            </w:pPr>
          </w:p>
        </w:tc>
      </w:tr>
    </w:tbl>
    <w:p w14:paraId="5B9D7F9B" w14:textId="26A8F82D" w:rsidR="00120E94" w:rsidRDefault="002C6755" w:rsidP="00E748AF">
      <w:pPr>
        <w:pStyle w:val="Nadpis2"/>
      </w:pPr>
      <w:bookmarkStart w:id="195" w:name="_Toc198646093"/>
      <w:bookmarkStart w:id="196" w:name="_Toc198799341"/>
      <w:r>
        <w:t>Profesní části projektu</w:t>
      </w:r>
      <w:bookmarkEnd w:id="195"/>
      <w:bookmarkEnd w:id="196"/>
    </w:p>
    <w:tbl>
      <w:tblPr>
        <w:tblStyle w:val="Mkatabulky"/>
        <w:tblW w:w="5000" w:type="pct"/>
        <w:tblBorders>
          <w:top w:val="single" w:sz="4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12"/>
        <w:gridCol w:w="8000"/>
      </w:tblGrid>
      <w:tr w:rsidR="008A544B" w:rsidRPr="00D766DA" w14:paraId="480D9497" w14:textId="77777777" w:rsidTr="000C3B8C">
        <w:trPr>
          <w:trHeight w:val="340"/>
        </w:trPr>
        <w:tc>
          <w:tcPr>
            <w:tcW w:w="750" w:type="pct"/>
            <w:shd w:val="clear" w:color="auto" w:fill="F2F2F2" w:themeFill="background1" w:themeFillShade="F2"/>
            <w:vAlign w:val="center"/>
          </w:tcPr>
          <w:p w14:paraId="1B7BFF30" w14:textId="77777777" w:rsidR="008A544B" w:rsidRPr="00D766DA" w:rsidRDefault="008A544B" w:rsidP="000C3B8C">
            <w:pPr>
              <w:pStyle w:val="Tabulkatundoprosted"/>
            </w:pPr>
            <w:r>
              <w:t>Označení</w:t>
            </w:r>
          </w:p>
        </w:tc>
        <w:tc>
          <w:tcPr>
            <w:tcW w:w="4250" w:type="pct"/>
            <w:shd w:val="clear" w:color="auto" w:fill="F2F2F2" w:themeFill="background1" w:themeFillShade="F2"/>
            <w:vAlign w:val="center"/>
          </w:tcPr>
          <w:p w14:paraId="7EF99672" w14:textId="77777777" w:rsidR="008A544B" w:rsidRPr="00341C17" w:rsidRDefault="008A544B" w:rsidP="000C3B8C">
            <w:pPr>
              <w:pStyle w:val="Tabulkatundoprosted"/>
              <w:jc w:val="left"/>
            </w:pPr>
            <w:r w:rsidRPr="00341C17">
              <w:t>Popis</w:t>
            </w:r>
          </w:p>
        </w:tc>
      </w:tr>
      <w:tr w:rsidR="00020E42" w:rsidRPr="006D371D" w14:paraId="17DEA053" w14:textId="77777777" w:rsidTr="000C3B8C">
        <w:trPr>
          <w:trHeight w:val="340"/>
        </w:trPr>
        <w:tc>
          <w:tcPr>
            <w:tcW w:w="750" w:type="pct"/>
            <w:vAlign w:val="center"/>
          </w:tcPr>
          <w:p w14:paraId="4C0A4463" w14:textId="302B929F" w:rsidR="00020E42" w:rsidRPr="00341C17" w:rsidRDefault="00020E42" w:rsidP="00136272">
            <w:pPr>
              <w:pStyle w:val="Tabulkadoprosted"/>
              <w:rPr>
                <w:rStyle w:val="Instrukce"/>
                <w:i w:val="0"/>
                <w:iCs/>
                <w:color w:val="auto"/>
              </w:rPr>
            </w:pPr>
            <w:r w:rsidRPr="00836D2C">
              <w:t>ASR</w:t>
            </w:r>
          </w:p>
        </w:tc>
        <w:tc>
          <w:tcPr>
            <w:tcW w:w="4250" w:type="pct"/>
            <w:vAlign w:val="center"/>
          </w:tcPr>
          <w:p w14:paraId="40EE7A82" w14:textId="54975B71" w:rsidR="00020E42" w:rsidRPr="00341C17" w:rsidRDefault="00020E42" w:rsidP="00020E42">
            <w:pPr>
              <w:pStyle w:val="Tabulkanormln"/>
              <w:rPr>
                <w:rStyle w:val="Instrukce"/>
                <w:i w:val="0"/>
                <w:iCs/>
                <w:color w:val="auto"/>
              </w:rPr>
            </w:pPr>
            <w:r w:rsidRPr="009B6CB5">
              <w:t>Architektonicko-stavební část</w:t>
            </w:r>
          </w:p>
        </w:tc>
      </w:tr>
      <w:tr w:rsidR="00020E42" w:rsidRPr="006D371D" w14:paraId="163A94B0" w14:textId="77777777" w:rsidTr="000C3B8C">
        <w:trPr>
          <w:trHeight w:val="340"/>
        </w:trPr>
        <w:tc>
          <w:tcPr>
            <w:tcW w:w="750" w:type="pct"/>
            <w:vAlign w:val="center"/>
          </w:tcPr>
          <w:p w14:paraId="52B9547C" w14:textId="72AFA9B7" w:rsidR="00020E42" w:rsidRPr="00341C17" w:rsidRDefault="00020E42" w:rsidP="00136272">
            <w:pPr>
              <w:pStyle w:val="Tabulkadoprosted"/>
              <w:rPr>
                <w:rStyle w:val="Instrukce"/>
                <w:i w:val="0"/>
                <w:iCs/>
                <w:color w:val="auto"/>
              </w:rPr>
            </w:pPr>
            <w:r w:rsidRPr="00836D2C">
              <w:t>STA</w:t>
            </w:r>
          </w:p>
        </w:tc>
        <w:tc>
          <w:tcPr>
            <w:tcW w:w="4250" w:type="pct"/>
            <w:vAlign w:val="center"/>
          </w:tcPr>
          <w:p w14:paraId="2AEB0C10" w14:textId="4B557AE8" w:rsidR="00020E42" w:rsidRPr="00341C17" w:rsidRDefault="00020E42" w:rsidP="00020E42">
            <w:pPr>
              <w:pStyle w:val="Tabulkanormln"/>
              <w:rPr>
                <w:rStyle w:val="Instrukce"/>
                <w:i w:val="0"/>
                <w:iCs/>
                <w:color w:val="auto"/>
              </w:rPr>
            </w:pPr>
            <w:r w:rsidRPr="009B6CB5">
              <w:t>Stavebně-konstrukční část</w:t>
            </w:r>
          </w:p>
        </w:tc>
      </w:tr>
      <w:tr w:rsidR="00020E42" w:rsidRPr="006D371D" w14:paraId="7AD89B00" w14:textId="77777777" w:rsidTr="000C3B8C">
        <w:trPr>
          <w:trHeight w:val="340"/>
        </w:trPr>
        <w:tc>
          <w:tcPr>
            <w:tcW w:w="750" w:type="pct"/>
            <w:vAlign w:val="center"/>
          </w:tcPr>
          <w:p w14:paraId="6066D35E" w14:textId="55D531DA" w:rsidR="00020E42" w:rsidRPr="00341C17" w:rsidRDefault="00020E42" w:rsidP="00136272">
            <w:pPr>
              <w:pStyle w:val="Tabulkadoprosted"/>
              <w:rPr>
                <w:rStyle w:val="Instrukce"/>
                <w:i w:val="0"/>
                <w:iCs/>
                <w:color w:val="auto"/>
              </w:rPr>
            </w:pPr>
            <w:r w:rsidRPr="00836D2C">
              <w:t>VZT</w:t>
            </w:r>
          </w:p>
        </w:tc>
        <w:tc>
          <w:tcPr>
            <w:tcW w:w="4250" w:type="pct"/>
            <w:vAlign w:val="center"/>
          </w:tcPr>
          <w:p w14:paraId="63C79629" w14:textId="17A63542" w:rsidR="00020E42" w:rsidRPr="00341C17" w:rsidRDefault="00020E42" w:rsidP="00020E42">
            <w:pPr>
              <w:pStyle w:val="Tabulkanormln"/>
              <w:rPr>
                <w:rStyle w:val="Instrukce"/>
                <w:i w:val="0"/>
                <w:iCs/>
                <w:color w:val="auto"/>
              </w:rPr>
            </w:pPr>
            <w:r w:rsidRPr="009B6CB5">
              <w:t>Vzduchotechnika</w:t>
            </w:r>
          </w:p>
        </w:tc>
      </w:tr>
      <w:tr w:rsidR="00020E42" w:rsidRPr="006D371D" w14:paraId="3142DCEF" w14:textId="77777777" w:rsidTr="000C3B8C">
        <w:trPr>
          <w:trHeight w:val="340"/>
        </w:trPr>
        <w:tc>
          <w:tcPr>
            <w:tcW w:w="750" w:type="pct"/>
            <w:vAlign w:val="center"/>
          </w:tcPr>
          <w:p w14:paraId="62BF55B8" w14:textId="223A7F54" w:rsidR="00020E42" w:rsidRPr="00341C17" w:rsidRDefault="00020E42" w:rsidP="00136272">
            <w:pPr>
              <w:pStyle w:val="Tabulkadoprosted"/>
              <w:rPr>
                <w:rStyle w:val="Instrukce"/>
                <w:i w:val="0"/>
                <w:iCs/>
                <w:color w:val="auto"/>
              </w:rPr>
            </w:pPr>
            <w:r w:rsidRPr="00836D2C">
              <w:t>CHL</w:t>
            </w:r>
          </w:p>
        </w:tc>
        <w:tc>
          <w:tcPr>
            <w:tcW w:w="4250" w:type="pct"/>
            <w:vAlign w:val="center"/>
          </w:tcPr>
          <w:p w14:paraId="61486476" w14:textId="051CDB9F" w:rsidR="00020E42" w:rsidRPr="00341C17" w:rsidRDefault="00020E42" w:rsidP="00020E42">
            <w:pPr>
              <w:pStyle w:val="Tabulkanormln"/>
              <w:rPr>
                <w:rStyle w:val="Instrukce"/>
                <w:i w:val="0"/>
                <w:iCs/>
                <w:color w:val="auto"/>
              </w:rPr>
            </w:pPr>
            <w:r w:rsidRPr="009B6CB5">
              <w:t>Rozvody chladu</w:t>
            </w:r>
          </w:p>
        </w:tc>
      </w:tr>
      <w:tr w:rsidR="00020E42" w:rsidRPr="006D371D" w14:paraId="77FCE3BE" w14:textId="77777777" w:rsidTr="000C3B8C">
        <w:trPr>
          <w:trHeight w:val="340"/>
        </w:trPr>
        <w:tc>
          <w:tcPr>
            <w:tcW w:w="750" w:type="pct"/>
            <w:vAlign w:val="center"/>
          </w:tcPr>
          <w:p w14:paraId="6D227D09" w14:textId="1A0C7037" w:rsidR="00020E42" w:rsidRPr="00341C17" w:rsidRDefault="00020E42" w:rsidP="00136272">
            <w:pPr>
              <w:pStyle w:val="Tabulkadoprosted"/>
              <w:rPr>
                <w:rStyle w:val="Instrukce"/>
                <w:i w:val="0"/>
                <w:iCs/>
                <w:color w:val="auto"/>
              </w:rPr>
            </w:pPr>
            <w:r w:rsidRPr="00836D2C">
              <w:t>UT</w:t>
            </w:r>
          </w:p>
        </w:tc>
        <w:tc>
          <w:tcPr>
            <w:tcW w:w="4250" w:type="pct"/>
            <w:vAlign w:val="center"/>
          </w:tcPr>
          <w:p w14:paraId="5F23B5A8" w14:textId="3FD71878" w:rsidR="00020E42" w:rsidRPr="00341C17" w:rsidRDefault="00020E42" w:rsidP="00020E42">
            <w:pPr>
              <w:pStyle w:val="Tabulkanormln"/>
              <w:rPr>
                <w:rStyle w:val="Instrukce"/>
                <w:i w:val="0"/>
                <w:iCs/>
                <w:color w:val="auto"/>
              </w:rPr>
            </w:pPr>
            <w:r w:rsidRPr="009B6CB5">
              <w:t>Rozvody tepla</w:t>
            </w:r>
          </w:p>
        </w:tc>
      </w:tr>
      <w:tr w:rsidR="00020E42" w:rsidRPr="006D371D" w14:paraId="25FAA621" w14:textId="77777777" w:rsidTr="000C3B8C">
        <w:trPr>
          <w:trHeight w:val="340"/>
        </w:trPr>
        <w:tc>
          <w:tcPr>
            <w:tcW w:w="750" w:type="pct"/>
            <w:vAlign w:val="center"/>
          </w:tcPr>
          <w:p w14:paraId="3BB9D793" w14:textId="5DE4A8DB" w:rsidR="00020E42" w:rsidRPr="00341C17" w:rsidRDefault="00020E42" w:rsidP="00136272">
            <w:pPr>
              <w:pStyle w:val="Tabulkadoprosted"/>
              <w:rPr>
                <w:rStyle w:val="Instrukce"/>
                <w:i w:val="0"/>
                <w:iCs/>
                <w:color w:val="auto"/>
              </w:rPr>
            </w:pPr>
            <w:r w:rsidRPr="00836D2C">
              <w:t>ZTI</w:t>
            </w:r>
          </w:p>
        </w:tc>
        <w:tc>
          <w:tcPr>
            <w:tcW w:w="4250" w:type="pct"/>
            <w:vAlign w:val="center"/>
          </w:tcPr>
          <w:p w14:paraId="638FFD70" w14:textId="25CFBD42" w:rsidR="00020E42" w:rsidRPr="00341C17" w:rsidRDefault="00020E42" w:rsidP="00020E42">
            <w:pPr>
              <w:pStyle w:val="Tabulkanormln"/>
              <w:rPr>
                <w:rStyle w:val="Instrukce"/>
                <w:i w:val="0"/>
                <w:iCs/>
                <w:color w:val="auto"/>
              </w:rPr>
            </w:pPr>
            <w:r w:rsidRPr="009B6CB5">
              <w:t>Zdravotně-technické instalace</w:t>
            </w:r>
          </w:p>
        </w:tc>
      </w:tr>
      <w:tr w:rsidR="00020E42" w:rsidRPr="006D371D" w14:paraId="382BA538" w14:textId="77777777" w:rsidTr="000C3B8C">
        <w:trPr>
          <w:trHeight w:val="340"/>
        </w:trPr>
        <w:tc>
          <w:tcPr>
            <w:tcW w:w="750" w:type="pct"/>
            <w:vAlign w:val="center"/>
          </w:tcPr>
          <w:p w14:paraId="1BC3FDCF" w14:textId="6260C5C5" w:rsidR="00020E42" w:rsidRPr="00341C17" w:rsidRDefault="00020E42" w:rsidP="00136272">
            <w:pPr>
              <w:pStyle w:val="Tabulkadoprosted"/>
              <w:rPr>
                <w:rStyle w:val="Instrukce"/>
                <w:i w:val="0"/>
                <w:iCs/>
                <w:color w:val="auto"/>
              </w:rPr>
            </w:pPr>
            <w:r w:rsidRPr="00836D2C">
              <w:t>ESI</w:t>
            </w:r>
          </w:p>
        </w:tc>
        <w:tc>
          <w:tcPr>
            <w:tcW w:w="4250" w:type="pct"/>
            <w:vAlign w:val="center"/>
          </w:tcPr>
          <w:p w14:paraId="48EC9C0E" w14:textId="7250A60C" w:rsidR="00020E42" w:rsidRPr="00341C17" w:rsidRDefault="00020E42" w:rsidP="00020E42">
            <w:pPr>
              <w:pStyle w:val="Tabulkanormln"/>
              <w:rPr>
                <w:rStyle w:val="Instrukce"/>
                <w:i w:val="0"/>
                <w:iCs/>
                <w:color w:val="auto"/>
              </w:rPr>
            </w:pPr>
            <w:r w:rsidRPr="009B6CB5">
              <w:t>Silnoproudá elektrotechnika</w:t>
            </w:r>
          </w:p>
        </w:tc>
      </w:tr>
      <w:tr w:rsidR="00020E42" w:rsidRPr="006D371D" w14:paraId="3191CF56" w14:textId="77777777" w:rsidTr="000C3B8C">
        <w:trPr>
          <w:trHeight w:val="340"/>
        </w:trPr>
        <w:tc>
          <w:tcPr>
            <w:tcW w:w="750" w:type="pct"/>
            <w:vAlign w:val="center"/>
          </w:tcPr>
          <w:p w14:paraId="7D6E30E7" w14:textId="4765DB2A" w:rsidR="00020E42" w:rsidRPr="00341C17" w:rsidRDefault="00020E42" w:rsidP="00136272">
            <w:pPr>
              <w:pStyle w:val="Tabulkadoprosted"/>
              <w:rPr>
                <w:rStyle w:val="Instrukce"/>
                <w:i w:val="0"/>
                <w:iCs/>
                <w:color w:val="auto"/>
              </w:rPr>
            </w:pPr>
            <w:r w:rsidRPr="00836D2C">
              <w:t>ESL</w:t>
            </w:r>
          </w:p>
        </w:tc>
        <w:tc>
          <w:tcPr>
            <w:tcW w:w="4250" w:type="pct"/>
            <w:vAlign w:val="center"/>
          </w:tcPr>
          <w:p w14:paraId="07570CC6" w14:textId="6DB8256F" w:rsidR="00020E42" w:rsidRPr="00341C17" w:rsidRDefault="00020E42" w:rsidP="00020E42">
            <w:pPr>
              <w:pStyle w:val="Tabulkanormln"/>
              <w:rPr>
                <w:rStyle w:val="Instrukce"/>
                <w:i w:val="0"/>
                <w:iCs/>
                <w:color w:val="auto"/>
              </w:rPr>
            </w:pPr>
            <w:r w:rsidRPr="009B6CB5">
              <w:t>Slaboproudá elektrotechnika</w:t>
            </w:r>
          </w:p>
        </w:tc>
      </w:tr>
      <w:tr w:rsidR="00020E42" w:rsidRPr="006D371D" w14:paraId="6C727A91" w14:textId="77777777" w:rsidTr="000C3B8C">
        <w:trPr>
          <w:trHeight w:val="340"/>
        </w:trPr>
        <w:tc>
          <w:tcPr>
            <w:tcW w:w="750" w:type="pct"/>
            <w:vAlign w:val="center"/>
          </w:tcPr>
          <w:p w14:paraId="41CBF40D" w14:textId="0DF3DDEF" w:rsidR="00020E42" w:rsidRPr="00341C17" w:rsidRDefault="00020E42" w:rsidP="00136272">
            <w:pPr>
              <w:pStyle w:val="Tabulkadoprosted"/>
              <w:rPr>
                <w:rStyle w:val="Instrukce"/>
                <w:i w:val="0"/>
                <w:iCs/>
                <w:color w:val="auto"/>
              </w:rPr>
            </w:pPr>
            <w:r w:rsidRPr="00836D2C">
              <w:t>EPS</w:t>
            </w:r>
          </w:p>
        </w:tc>
        <w:tc>
          <w:tcPr>
            <w:tcW w:w="4250" w:type="pct"/>
            <w:vAlign w:val="center"/>
          </w:tcPr>
          <w:p w14:paraId="485E8072" w14:textId="13AC5539" w:rsidR="00020E42" w:rsidRPr="00341C17" w:rsidRDefault="00020E42" w:rsidP="00020E42">
            <w:pPr>
              <w:pStyle w:val="Tabulkanormln"/>
              <w:rPr>
                <w:rStyle w:val="Instrukce"/>
                <w:i w:val="0"/>
                <w:iCs/>
                <w:color w:val="auto"/>
              </w:rPr>
            </w:pPr>
            <w:r w:rsidRPr="009B6CB5">
              <w:t>Elektronická požární signalizace</w:t>
            </w:r>
          </w:p>
        </w:tc>
      </w:tr>
      <w:tr w:rsidR="00020E42" w:rsidRPr="006D371D" w14:paraId="0BED5E70" w14:textId="77777777" w:rsidTr="000C3B8C">
        <w:trPr>
          <w:trHeight w:val="340"/>
        </w:trPr>
        <w:tc>
          <w:tcPr>
            <w:tcW w:w="750" w:type="pct"/>
            <w:vAlign w:val="center"/>
          </w:tcPr>
          <w:p w14:paraId="7ED4EEC1" w14:textId="6842191E" w:rsidR="00020E42" w:rsidRPr="00341C17" w:rsidRDefault="00020E42" w:rsidP="00136272">
            <w:pPr>
              <w:pStyle w:val="Tabulkadoprosted"/>
              <w:rPr>
                <w:rStyle w:val="Instrukce"/>
                <w:i w:val="0"/>
                <w:iCs/>
                <w:color w:val="auto"/>
              </w:rPr>
            </w:pPr>
            <w:r w:rsidRPr="00836D2C">
              <w:t>EZS</w:t>
            </w:r>
          </w:p>
        </w:tc>
        <w:tc>
          <w:tcPr>
            <w:tcW w:w="4250" w:type="pct"/>
            <w:vAlign w:val="center"/>
          </w:tcPr>
          <w:p w14:paraId="49D85979" w14:textId="2E37138E" w:rsidR="00020E42" w:rsidRPr="00341C17" w:rsidRDefault="00020E42" w:rsidP="00020E42">
            <w:pPr>
              <w:pStyle w:val="Tabulkanormln"/>
              <w:rPr>
                <w:rStyle w:val="Instrukce"/>
                <w:i w:val="0"/>
                <w:iCs/>
                <w:color w:val="auto"/>
              </w:rPr>
            </w:pPr>
            <w:r w:rsidRPr="009B6CB5">
              <w:t>Poplachové zabezpečovací a tísňové systémy</w:t>
            </w:r>
          </w:p>
        </w:tc>
      </w:tr>
      <w:tr w:rsidR="00020E42" w:rsidRPr="006D371D" w14:paraId="7954347C" w14:textId="77777777" w:rsidTr="000C3B8C">
        <w:trPr>
          <w:trHeight w:val="340"/>
        </w:trPr>
        <w:tc>
          <w:tcPr>
            <w:tcW w:w="750" w:type="pct"/>
            <w:vAlign w:val="center"/>
          </w:tcPr>
          <w:p w14:paraId="2C4C9C3F" w14:textId="26F5EC0A" w:rsidR="00020E42" w:rsidRPr="00341C17" w:rsidRDefault="00020E42" w:rsidP="00136272">
            <w:pPr>
              <w:pStyle w:val="Tabulkadoprosted"/>
              <w:rPr>
                <w:rStyle w:val="Instrukce"/>
                <w:i w:val="0"/>
                <w:iCs/>
                <w:color w:val="auto"/>
              </w:rPr>
            </w:pPr>
            <w:r w:rsidRPr="00836D2C">
              <w:t>EKV</w:t>
            </w:r>
          </w:p>
        </w:tc>
        <w:tc>
          <w:tcPr>
            <w:tcW w:w="4250" w:type="pct"/>
            <w:vAlign w:val="center"/>
          </w:tcPr>
          <w:p w14:paraId="1212E126" w14:textId="46DB62CC" w:rsidR="00020E42" w:rsidRPr="00341C17" w:rsidRDefault="00020E42" w:rsidP="00020E42">
            <w:pPr>
              <w:pStyle w:val="Tabulkanormln"/>
              <w:rPr>
                <w:rStyle w:val="Instrukce"/>
                <w:i w:val="0"/>
                <w:iCs/>
                <w:color w:val="auto"/>
              </w:rPr>
            </w:pPr>
            <w:r w:rsidRPr="009B6CB5">
              <w:t>Vstupní systémy</w:t>
            </w:r>
          </w:p>
        </w:tc>
      </w:tr>
      <w:tr w:rsidR="00020E42" w:rsidRPr="006D371D" w14:paraId="0F0B60F7" w14:textId="77777777" w:rsidTr="000C3B8C">
        <w:trPr>
          <w:trHeight w:val="340"/>
        </w:trPr>
        <w:tc>
          <w:tcPr>
            <w:tcW w:w="750" w:type="pct"/>
            <w:vAlign w:val="center"/>
          </w:tcPr>
          <w:p w14:paraId="50295273" w14:textId="25645694" w:rsidR="00020E42" w:rsidRPr="00341C17" w:rsidRDefault="00020E42" w:rsidP="00136272">
            <w:pPr>
              <w:pStyle w:val="Tabulkadoprosted"/>
              <w:rPr>
                <w:rStyle w:val="Instrukce"/>
                <w:i w:val="0"/>
                <w:iCs/>
                <w:color w:val="auto"/>
              </w:rPr>
            </w:pPr>
            <w:r w:rsidRPr="00836D2C">
              <w:t>VS</w:t>
            </w:r>
          </w:p>
        </w:tc>
        <w:tc>
          <w:tcPr>
            <w:tcW w:w="4250" w:type="pct"/>
            <w:vAlign w:val="center"/>
          </w:tcPr>
          <w:p w14:paraId="5C4CF2CC" w14:textId="3FC0646D" w:rsidR="00020E42" w:rsidRPr="00341C17" w:rsidRDefault="00020E42" w:rsidP="00020E42">
            <w:pPr>
              <w:pStyle w:val="Tabulkanormln"/>
              <w:rPr>
                <w:rStyle w:val="Instrukce"/>
                <w:i w:val="0"/>
                <w:iCs/>
                <w:color w:val="auto"/>
              </w:rPr>
            </w:pPr>
            <w:r w:rsidRPr="009B6CB5">
              <w:t>Vyvolávací systémy</w:t>
            </w:r>
          </w:p>
        </w:tc>
      </w:tr>
      <w:tr w:rsidR="00020E42" w:rsidRPr="006D371D" w14:paraId="1CA6CF28" w14:textId="77777777" w:rsidTr="000C3B8C">
        <w:trPr>
          <w:trHeight w:val="340"/>
        </w:trPr>
        <w:tc>
          <w:tcPr>
            <w:tcW w:w="750" w:type="pct"/>
            <w:vAlign w:val="center"/>
          </w:tcPr>
          <w:p w14:paraId="4293A9F0" w14:textId="56D89781" w:rsidR="00020E42" w:rsidRPr="00341C17" w:rsidRDefault="00E86EE3" w:rsidP="00136272">
            <w:pPr>
              <w:pStyle w:val="Tabulkadoprosted"/>
              <w:rPr>
                <w:rStyle w:val="Instrukce"/>
                <w:i w:val="0"/>
                <w:iCs/>
                <w:color w:val="auto"/>
              </w:rPr>
            </w:pPr>
            <w:r>
              <w:t>KAM</w:t>
            </w:r>
          </w:p>
        </w:tc>
        <w:tc>
          <w:tcPr>
            <w:tcW w:w="4250" w:type="pct"/>
            <w:vAlign w:val="center"/>
          </w:tcPr>
          <w:p w14:paraId="35EB3D98" w14:textId="5590832F" w:rsidR="00020E42" w:rsidRPr="00341C17" w:rsidRDefault="00020E42" w:rsidP="00020E42">
            <w:pPr>
              <w:pStyle w:val="Tabulkanormln"/>
              <w:rPr>
                <w:rStyle w:val="Instrukce"/>
                <w:i w:val="0"/>
                <w:iCs/>
                <w:color w:val="auto"/>
              </w:rPr>
            </w:pPr>
            <w:r w:rsidRPr="009B6CB5">
              <w:t>Kamerové systémy</w:t>
            </w:r>
          </w:p>
        </w:tc>
      </w:tr>
      <w:tr w:rsidR="00136272" w:rsidRPr="006D371D" w14:paraId="0D345BED" w14:textId="77777777" w:rsidTr="000C3B8C">
        <w:trPr>
          <w:trHeight w:val="340"/>
        </w:trPr>
        <w:tc>
          <w:tcPr>
            <w:tcW w:w="750" w:type="pct"/>
            <w:vAlign w:val="center"/>
          </w:tcPr>
          <w:p w14:paraId="1D51BDAB" w14:textId="666150EC" w:rsidR="00136272" w:rsidRPr="00836D2C" w:rsidRDefault="00136272" w:rsidP="00136272">
            <w:pPr>
              <w:pStyle w:val="Tabulkadoprosted"/>
            </w:pPr>
            <w:r w:rsidRPr="00836D2C">
              <w:t>MAR</w:t>
            </w:r>
          </w:p>
        </w:tc>
        <w:tc>
          <w:tcPr>
            <w:tcW w:w="4250" w:type="pct"/>
            <w:vAlign w:val="center"/>
          </w:tcPr>
          <w:p w14:paraId="63E61805" w14:textId="3E6A676B" w:rsidR="00136272" w:rsidRPr="009B6CB5" w:rsidRDefault="00136272" w:rsidP="00136272">
            <w:pPr>
              <w:pStyle w:val="Tabulkanormln"/>
            </w:pPr>
            <w:r w:rsidRPr="009B6CB5">
              <w:t>Měření a regulace</w:t>
            </w:r>
          </w:p>
        </w:tc>
      </w:tr>
      <w:tr w:rsidR="00136272" w:rsidRPr="006D371D" w14:paraId="3957947F" w14:textId="77777777" w:rsidTr="000C3B8C">
        <w:trPr>
          <w:trHeight w:val="340"/>
        </w:trPr>
        <w:tc>
          <w:tcPr>
            <w:tcW w:w="750" w:type="pct"/>
            <w:vAlign w:val="center"/>
          </w:tcPr>
          <w:p w14:paraId="77B84A74" w14:textId="130E4D1D" w:rsidR="00136272" w:rsidRPr="00836D2C" w:rsidRDefault="00136272" w:rsidP="00136272">
            <w:pPr>
              <w:pStyle w:val="Tabulkadoprosted"/>
            </w:pPr>
            <w:r w:rsidRPr="00836D2C">
              <w:t>PBR</w:t>
            </w:r>
          </w:p>
        </w:tc>
        <w:tc>
          <w:tcPr>
            <w:tcW w:w="4250" w:type="pct"/>
            <w:vAlign w:val="center"/>
          </w:tcPr>
          <w:p w14:paraId="740D3282" w14:textId="26B111D3" w:rsidR="00136272" w:rsidRPr="009B6CB5" w:rsidRDefault="00136272" w:rsidP="00136272">
            <w:pPr>
              <w:pStyle w:val="Tabulkanormln"/>
            </w:pPr>
            <w:r w:rsidRPr="009B6CB5">
              <w:t>Požárně bezpečnostní řešení stavby</w:t>
            </w:r>
          </w:p>
        </w:tc>
      </w:tr>
      <w:tr w:rsidR="00136272" w:rsidRPr="006D371D" w14:paraId="6E7F4348" w14:textId="77777777" w:rsidTr="000C3B8C">
        <w:trPr>
          <w:trHeight w:val="340"/>
        </w:trPr>
        <w:tc>
          <w:tcPr>
            <w:tcW w:w="750" w:type="pct"/>
            <w:vAlign w:val="center"/>
          </w:tcPr>
          <w:p w14:paraId="6EBD2E8C" w14:textId="72059FA5" w:rsidR="00136272" w:rsidRPr="00836D2C" w:rsidRDefault="00136272" w:rsidP="00136272">
            <w:pPr>
              <w:pStyle w:val="Tabulkadoprosted"/>
            </w:pPr>
            <w:r w:rsidRPr="00836D2C">
              <w:t>SOZ</w:t>
            </w:r>
          </w:p>
        </w:tc>
        <w:tc>
          <w:tcPr>
            <w:tcW w:w="4250" w:type="pct"/>
            <w:vAlign w:val="center"/>
          </w:tcPr>
          <w:p w14:paraId="6AAF9F4D" w14:textId="5CCA6E88" w:rsidR="00136272" w:rsidRPr="009B6CB5" w:rsidRDefault="00136272" w:rsidP="00136272">
            <w:pPr>
              <w:pStyle w:val="Tabulkanormln"/>
            </w:pPr>
            <w:r w:rsidRPr="009B6CB5">
              <w:t>Samočinné odvětrávací zařízení, odvod tepla a kouře</w:t>
            </w:r>
          </w:p>
        </w:tc>
      </w:tr>
      <w:tr w:rsidR="00136272" w:rsidRPr="006D371D" w14:paraId="4A664D41" w14:textId="77777777" w:rsidTr="000C3B8C">
        <w:trPr>
          <w:trHeight w:val="340"/>
        </w:trPr>
        <w:tc>
          <w:tcPr>
            <w:tcW w:w="750" w:type="pct"/>
            <w:vAlign w:val="center"/>
          </w:tcPr>
          <w:p w14:paraId="5CCF8627" w14:textId="5CFF3F55" w:rsidR="00136272" w:rsidRPr="00836D2C" w:rsidRDefault="00136272" w:rsidP="00136272">
            <w:pPr>
              <w:pStyle w:val="Tabulkadoprosted"/>
            </w:pPr>
            <w:r w:rsidRPr="00836D2C">
              <w:t>SHZ</w:t>
            </w:r>
          </w:p>
        </w:tc>
        <w:tc>
          <w:tcPr>
            <w:tcW w:w="4250" w:type="pct"/>
            <w:vAlign w:val="center"/>
          </w:tcPr>
          <w:p w14:paraId="205A7C7B" w14:textId="472D773F" w:rsidR="00136272" w:rsidRPr="009B6CB5" w:rsidRDefault="00136272" w:rsidP="00136272">
            <w:pPr>
              <w:pStyle w:val="Tabulkanormln"/>
            </w:pPr>
            <w:r w:rsidRPr="009B6CB5">
              <w:t>Stabilní hasící systém (nebo GHZ – plynový systém)</w:t>
            </w:r>
          </w:p>
        </w:tc>
      </w:tr>
      <w:tr w:rsidR="00AA1E2C" w:rsidRPr="006D371D" w14:paraId="00190C82" w14:textId="77777777" w:rsidTr="000C3B8C">
        <w:trPr>
          <w:trHeight w:val="340"/>
        </w:trPr>
        <w:tc>
          <w:tcPr>
            <w:tcW w:w="750" w:type="pct"/>
            <w:vAlign w:val="center"/>
          </w:tcPr>
          <w:p w14:paraId="4A29A346" w14:textId="2CF82479" w:rsidR="00AA1E2C" w:rsidRPr="00836D2C" w:rsidRDefault="00AA1E2C" w:rsidP="00136272">
            <w:pPr>
              <w:pStyle w:val="Tabulkadoprosted"/>
            </w:pPr>
            <w:r>
              <w:t>POP</w:t>
            </w:r>
          </w:p>
        </w:tc>
        <w:tc>
          <w:tcPr>
            <w:tcW w:w="4250" w:type="pct"/>
            <w:vAlign w:val="center"/>
          </w:tcPr>
          <w:p w14:paraId="3A6998D6" w14:textId="719A90D1" w:rsidR="00AA1E2C" w:rsidRPr="009B6CB5" w:rsidRDefault="00AA1E2C" w:rsidP="00136272">
            <w:pPr>
              <w:pStyle w:val="Tabulkanormln"/>
            </w:pPr>
            <w:r>
              <w:t>Potrubní pošta</w:t>
            </w:r>
          </w:p>
        </w:tc>
      </w:tr>
    </w:tbl>
    <w:p w14:paraId="4D37D73E" w14:textId="77777777" w:rsidR="002C6755" w:rsidRPr="002C6755" w:rsidRDefault="002C6755" w:rsidP="002C6755"/>
    <w:p w14:paraId="27BBFDFA" w14:textId="1D947430" w:rsidR="00082192" w:rsidRDefault="005307B5">
      <w:pPr>
        <w:pStyle w:val="Nadpis1"/>
      </w:pPr>
      <w:bookmarkStart w:id="197" w:name="_Ref116981912"/>
      <w:bookmarkStart w:id="198" w:name="_Ref116981917"/>
      <w:bookmarkStart w:id="199" w:name="_Toc198646094"/>
      <w:bookmarkStart w:id="200" w:name="_Toc198799342"/>
      <w:r>
        <w:lastRenderedPageBreak/>
        <w:t>Vysokoúrovňová matice odpovědnosti</w:t>
      </w:r>
      <w:bookmarkEnd w:id="197"/>
      <w:bookmarkEnd w:id="198"/>
      <w:bookmarkEnd w:id="199"/>
      <w:bookmarkEnd w:id="200"/>
    </w:p>
    <w:p w14:paraId="5C5498D0" w14:textId="4DC14CD5" w:rsidR="00B872F3" w:rsidRPr="00E50E9A" w:rsidRDefault="007D758C">
      <w:pPr>
        <w:pStyle w:val="Normlnbezodsazen"/>
        <w:rPr>
          <w:rStyle w:val="Instrukce"/>
          <w:b/>
          <w:i w:val="0"/>
          <w:color w:val="auto"/>
        </w:rPr>
        <w:pPrChange w:id="201" w:author="Šárka Bulawová" w:date="2025-05-26T14:15:00Z" w16du:dateUtc="2025-05-26T12:15:00Z">
          <w:pPr/>
        </w:pPrChange>
      </w:pPr>
      <w:r w:rsidRPr="00E50E9A">
        <w:t>Vysokoúrovňová matice odpovědnosti obsahuje odpovědnost jednotlivých úkolových týmů za jednotlivé části dle navržené struktury</w:t>
      </w:r>
      <w:r w:rsidR="004B1A06" w:rsidRPr="00E50E9A">
        <w:t>.</w:t>
      </w:r>
      <w:r w:rsidR="004B1A06" w:rsidRPr="00E50E9A">
        <w:rPr>
          <w:rStyle w:val="Instrukce"/>
          <w:i w:val="0"/>
          <w:color w:val="auto"/>
        </w:rPr>
        <w:t xml:space="preserve"> </w:t>
      </w:r>
      <w:ins w:id="202" w:author="Šárka Bulawová" w:date="2025-05-26T14:16:00Z" w16du:dateUtc="2025-05-26T12:16:00Z">
        <w:r w:rsidR="00E50E9A">
          <w:rPr>
            <w:rStyle w:val="Instrukce"/>
            <w:i w:val="0"/>
            <w:color w:val="auto"/>
          </w:rPr>
          <w:t xml:space="preserve">Dodavatel níže popisuje </w:t>
        </w:r>
        <w:r w:rsidR="00F20061">
          <w:rPr>
            <w:rStyle w:val="Instrukce"/>
            <w:i w:val="0"/>
            <w:color w:val="auto"/>
          </w:rPr>
          <w:t>odpovědnost jednotlivých týmů za tvorbu dílčích modelů (DiMS) dle navržené struktury členění modelu.</w:t>
        </w:r>
      </w:ins>
    </w:p>
    <w:p w14:paraId="59716528" w14:textId="66C6310C" w:rsidR="0098163E" w:rsidRPr="004B1A06" w:rsidRDefault="0098163E" w:rsidP="004B1A06">
      <w:pPr>
        <w:pStyle w:val="Normlnbezodsazen"/>
        <w:rPr>
          <w:rStyle w:val="Instrukce"/>
          <w:i w:val="0"/>
          <w:color w:val="auto"/>
        </w:rPr>
      </w:pPr>
      <w:r w:rsidRPr="004B1A06">
        <w:rPr>
          <w:rStyle w:val="Instrukce"/>
          <w:i w:val="0"/>
          <w:color w:val="auto"/>
        </w:rPr>
        <w:t>R</w:t>
      </w:r>
      <w:r w:rsidR="00240147" w:rsidRPr="004B1A06">
        <w:rPr>
          <w:rStyle w:val="Instrukce"/>
          <w:i w:val="0"/>
          <w:color w:val="auto"/>
        </w:rPr>
        <w:t xml:space="preserve"> – odpovědná osoba</w:t>
      </w:r>
    </w:p>
    <w:p w14:paraId="4E9E126E" w14:textId="77777777" w:rsidR="000C3B8C" w:rsidRDefault="000C3B8C" w:rsidP="000C3B8C">
      <w:pPr>
        <w:pStyle w:val="Bezmezer"/>
        <w:ind w:left="0"/>
        <w:rPr>
          <w:rStyle w:val="Instrukce"/>
          <w:color w:val="auto"/>
        </w:rPr>
      </w:pPr>
    </w:p>
    <w:tbl>
      <w:tblPr>
        <w:tblStyle w:val="Mkatabulky"/>
        <w:tblW w:w="5000" w:type="pct"/>
        <w:tblBorders>
          <w:top w:val="single" w:sz="4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2" w:space="0" w:color="BFBFBF" w:themeColor="background1" w:themeShade="BF"/>
          <w:insideV w:val="single" w:sz="2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83"/>
        <w:gridCol w:w="1883"/>
        <w:gridCol w:w="1882"/>
        <w:gridCol w:w="1882"/>
        <w:gridCol w:w="1882"/>
      </w:tblGrid>
      <w:tr w:rsidR="008E035A" w:rsidRPr="00D766DA" w14:paraId="2E3A0C4B" w14:textId="77777777" w:rsidTr="000C3B8C">
        <w:trPr>
          <w:cantSplit/>
          <w:trHeight w:val="1199"/>
        </w:trPr>
        <w:tc>
          <w:tcPr>
            <w:tcW w:w="1000" w:type="pct"/>
            <w:vAlign w:val="center"/>
          </w:tcPr>
          <w:p w14:paraId="6714A6D4" w14:textId="77777777" w:rsidR="008E035A" w:rsidRPr="008E035A" w:rsidRDefault="008E035A" w:rsidP="005B5624">
            <w:pPr>
              <w:pStyle w:val="Tabulkatun"/>
            </w:pPr>
            <w:bookmarkStart w:id="203" w:name="_Hlk152846441"/>
          </w:p>
        </w:tc>
        <w:tc>
          <w:tcPr>
            <w:tcW w:w="1000" w:type="pct"/>
            <w:shd w:val="clear" w:color="auto" w:fill="F2F2F2" w:themeFill="background1" w:themeFillShade="F2"/>
            <w:textDirection w:val="btLr"/>
            <w:vAlign w:val="center"/>
          </w:tcPr>
          <w:p w14:paraId="1E50FBD8" w14:textId="77777777" w:rsidR="008E035A" w:rsidRPr="008E035A" w:rsidRDefault="008E035A" w:rsidP="005B5624">
            <w:pPr>
              <w:pStyle w:val="Tabulkatun"/>
              <w:ind w:left="113" w:right="113"/>
            </w:pPr>
            <w:r w:rsidRPr="008E035A">
              <w:t>Úkolový tým 1</w:t>
            </w:r>
          </w:p>
        </w:tc>
        <w:tc>
          <w:tcPr>
            <w:tcW w:w="1000" w:type="pct"/>
            <w:shd w:val="clear" w:color="auto" w:fill="F2F2F2" w:themeFill="background1" w:themeFillShade="F2"/>
            <w:textDirection w:val="btLr"/>
            <w:vAlign w:val="center"/>
          </w:tcPr>
          <w:p w14:paraId="23DA455E" w14:textId="77777777" w:rsidR="008E035A" w:rsidRPr="008E035A" w:rsidRDefault="008E035A" w:rsidP="005B5624">
            <w:pPr>
              <w:pStyle w:val="Tabulkatun"/>
              <w:ind w:left="113" w:right="113"/>
            </w:pPr>
            <w:r w:rsidRPr="008E035A">
              <w:t>Úkolový tým 2</w:t>
            </w:r>
          </w:p>
        </w:tc>
        <w:tc>
          <w:tcPr>
            <w:tcW w:w="1000" w:type="pct"/>
            <w:shd w:val="clear" w:color="auto" w:fill="F2F2F2" w:themeFill="background1" w:themeFillShade="F2"/>
            <w:textDirection w:val="btLr"/>
            <w:vAlign w:val="center"/>
          </w:tcPr>
          <w:p w14:paraId="07A3EDF6" w14:textId="77777777" w:rsidR="008E035A" w:rsidRPr="008E035A" w:rsidRDefault="008E035A" w:rsidP="005B5624">
            <w:pPr>
              <w:pStyle w:val="Tabulkatun"/>
              <w:ind w:left="113" w:right="113"/>
            </w:pPr>
            <w:r w:rsidRPr="008E035A">
              <w:t>Úkolový tým 3</w:t>
            </w:r>
          </w:p>
        </w:tc>
        <w:tc>
          <w:tcPr>
            <w:tcW w:w="1000" w:type="pct"/>
            <w:shd w:val="clear" w:color="auto" w:fill="F2F2F2" w:themeFill="background1" w:themeFillShade="F2"/>
            <w:textDirection w:val="btLr"/>
            <w:vAlign w:val="center"/>
          </w:tcPr>
          <w:p w14:paraId="36EC9C6F" w14:textId="77777777" w:rsidR="008E035A" w:rsidRPr="008E035A" w:rsidRDefault="008E035A" w:rsidP="005B5624">
            <w:pPr>
              <w:pStyle w:val="Tabulkatun"/>
              <w:ind w:left="113" w:right="113"/>
            </w:pPr>
            <w:r w:rsidRPr="008E035A">
              <w:t>Úkolový tým 4</w:t>
            </w:r>
          </w:p>
        </w:tc>
      </w:tr>
      <w:tr w:rsidR="008E035A" w:rsidRPr="00B1087C" w14:paraId="746A48FD" w14:textId="77777777" w:rsidTr="000C3B8C">
        <w:trPr>
          <w:trHeight w:val="250"/>
        </w:trPr>
        <w:tc>
          <w:tcPr>
            <w:tcW w:w="1000" w:type="pct"/>
            <w:shd w:val="clear" w:color="auto" w:fill="F2F2F2" w:themeFill="background1" w:themeFillShade="F2"/>
          </w:tcPr>
          <w:p w14:paraId="03F6550B" w14:textId="77777777" w:rsidR="008E035A" w:rsidRPr="008E035A" w:rsidRDefault="008E035A" w:rsidP="00A46FA5">
            <w:pPr>
              <w:pStyle w:val="Tabulka"/>
              <w:spacing w:before="80" w:after="80"/>
              <w:rPr>
                <w:b/>
                <w:bCs/>
              </w:rPr>
            </w:pPr>
            <w:r w:rsidRPr="008E035A">
              <w:rPr>
                <w:b/>
                <w:bCs/>
              </w:rPr>
              <w:t>SO01</w:t>
            </w:r>
          </w:p>
        </w:tc>
        <w:tc>
          <w:tcPr>
            <w:tcW w:w="4000" w:type="pct"/>
            <w:gridSpan w:val="4"/>
            <w:vAlign w:val="center"/>
          </w:tcPr>
          <w:p w14:paraId="1C293887" w14:textId="77777777" w:rsidR="008E035A" w:rsidRPr="008E035A" w:rsidRDefault="008E035A" w:rsidP="00A46FA5">
            <w:pPr>
              <w:pStyle w:val="Tabulka"/>
              <w:spacing w:before="80" w:after="80"/>
              <w:jc w:val="center"/>
            </w:pPr>
          </w:p>
        </w:tc>
      </w:tr>
      <w:tr w:rsidR="00DC4EF2" w:rsidRPr="00B1087C" w14:paraId="66E97792" w14:textId="77777777" w:rsidTr="00B552DA">
        <w:trPr>
          <w:trHeight w:val="250"/>
        </w:trPr>
        <w:tc>
          <w:tcPr>
            <w:tcW w:w="1000" w:type="pct"/>
            <w:shd w:val="clear" w:color="auto" w:fill="F2F2F2" w:themeFill="background1" w:themeFillShade="F2"/>
            <w:vAlign w:val="center"/>
          </w:tcPr>
          <w:p w14:paraId="2C7F09B9" w14:textId="1ACE4785" w:rsidR="00DC4EF2" w:rsidRPr="000C3B8C" w:rsidRDefault="00DC4EF2" w:rsidP="00DC4EF2">
            <w:pPr>
              <w:pStyle w:val="Tabulka"/>
              <w:spacing w:before="80" w:after="80"/>
              <w:jc w:val="center"/>
            </w:pPr>
            <w:r w:rsidRPr="00836D2C">
              <w:t>ASR</w:t>
            </w:r>
          </w:p>
        </w:tc>
        <w:tc>
          <w:tcPr>
            <w:tcW w:w="1000" w:type="pct"/>
            <w:vAlign w:val="center"/>
          </w:tcPr>
          <w:p w14:paraId="20A4C2C5" w14:textId="77777777" w:rsidR="00DC4EF2" w:rsidRPr="00C63B02" w:rsidRDefault="00DC4EF2" w:rsidP="004B1A06">
            <w:pPr>
              <w:pStyle w:val="Tabulkadoprosted"/>
            </w:pPr>
            <w:r w:rsidRPr="00C63B02">
              <w:t>R</w:t>
            </w:r>
          </w:p>
        </w:tc>
        <w:tc>
          <w:tcPr>
            <w:tcW w:w="1000" w:type="pct"/>
            <w:vAlign w:val="center"/>
          </w:tcPr>
          <w:p w14:paraId="6BD0BAC2" w14:textId="77777777" w:rsidR="00DC4EF2" w:rsidRPr="008E035A" w:rsidRDefault="00DC4EF2" w:rsidP="004B1A06">
            <w:pPr>
              <w:pStyle w:val="Tabulkadoprosted"/>
            </w:pPr>
          </w:p>
        </w:tc>
        <w:tc>
          <w:tcPr>
            <w:tcW w:w="1000" w:type="pct"/>
            <w:vAlign w:val="center"/>
          </w:tcPr>
          <w:p w14:paraId="41999159" w14:textId="77777777" w:rsidR="00DC4EF2" w:rsidRPr="008E035A" w:rsidRDefault="00DC4EF2" w:rsidP="004B1A06">
            <w:pPr>
              <w:pStyle w:val="Tabulkadoprosted"/>
            </w:pPr>
          </w:p>
        </w:tc>
        <w:tc>
          <w:tcPr>
            <w:tcW w:w="1000" w:type="pct"/>
            <w:vAlign w:val="center"/>
          </w:tcPr>
          <w:p w14:paraId="3B69DA53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</w:tr>
      <w:tr w:rsidR="00DC4EF2" w:rsidRPr="00B1087C" w14:paraId="628C3AEF" w14:textId="77777777" w:rsidTr="00B552DA">
        <w:trPr>
          <w:trHeight w:val="250"/>
        </w:trPr>
        <w:tc>
          <w:tcPr>
            <w:tcW w:w="1000" w:type="pct"/>
            <w:shd w:val="clear" w:color="auto" w:fill="F2F2F2" w:themeFill="background1" w:themeFillShade="F2"/>
            <w:vAlign w:val="center"/>
          </w:tcPr>
          <w:p w14:paraId="259CF894" w14:textId="211AED94" w:rsidR="00DC4EF2" w:rsidRPr="000C3B8C" w:rsidRDefault="00DC4EF2" w:rsidP="00DC4EF2">
            <w:pPr>
              <w:pStyle w:val="Tabulka"/>
              <w:spacing w:before="80" w:after="80"/>
              <w:jc w:val="center"/>
              <w:rPr>
                <w:i/>
              </w:rPr>
            </w:pPr>
            <w:r w:rsidRPr="00836D2C">
              <w:t>STA</w:t>
            </w:r>
          </w:p>
        </w:tc>
        <w:tc>
          <w:tcPr>
            <w:tcW w:w="1000" w:type="pct"/>
            <w:vAlign w:val="center"/>
          </w:tcPr>
          <w:p w14:paraId="11F905C2" w14:textId="77777777" w:rsidR="00DC4EF2" w:rsidRPr="008E035A" w:rsidRDefault="00DC4EF2" w:rsidP="004B1A06">
            <w:pPr>
              <w:pStyle w:val="Tabulkadoprosted"/>
            </w:pPr>
          </w:p>
        </w:tc>
        <w:tc>
          <w:tcPr>
            <w:tcW w:w="1000" w:type="pct"/>
            <w:vAlign w:val="center"/>
          </w:tcPr>
          <w:p w14:paraId="195E9B9A" w14:textId="77777777" w:rsidR="00DC4EF2" w:rsidRPr="008E035A" w:rsidRDefault="00DC4EF2" w:rsidP="004B1A06">
            <w:pPr>
              <w:pStyle w:val="Tabulkadoprosted"/>
            </w:pPr>
            <w:r w:rsidRPr="00C63B02">
              <w:t>R</w:t>
            </w:r>
          </w:p>
        </w:tc>
        <w:tc>
          <w:tcPr>
            <w:tcW w:w="1000" w:type="pct"/>
            <w:vAlign w:val="center"/>
          </w:tcPr>
          <w:p w14:paraId="5D84184B" w14:textId="77777777" w:rsidR="00DC4EF2" w:rsidRPr="008E035A" w:rsidRDefault="00DC4EF2" w:rsidP="004B1A06">
            <w:pPr>
              <w:pStyle w:val="Tabulkadoprosted"/>
            </w:pPr>
          </w:p>
        </w:tc>
        <w:tc>
          <w:tcPr>
            <w:tcW w:w="1000" w:type="pct"/>
            <w:vAlign w:val="center"/>
          </w:tcPr>
          <w:p w14:paraId="2FA4DBAD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</w:tr>
      <w:tr w:rsidR="00DC4EF2" w:rsidRPr="00B1087C" w14:paraId="71A66F4A" w14:textId="77777777" w:rsidTr="00B552DA">
        <w:trPr>
          <w:trHeight w:val="250"/>
        </w:trPr>
        <w:tc>
          <w:tcPr>
            <w:tcW w:w="1000" w:type="pct"/>
            <w:shd w:val="clear" w:color="auto" w:fill="F2F2F2" w:themeFill="background1" w:themeFillShade="F2"/>
            <w:vAlign w:val="center"/>
          </w:tcPr>
          <w:p w14:paraId="38BDE0C8" w14:textId="5992082C" w:rsidR="00DC4EF2" w:rsidRPr="000C3B8C" w:rsidRDefault="00DC4EF2" w:rsidP="00DC4EF2">
            <w:pPr>
              <w:pStyle w:val="Tabulka"/>
              <w:spacing w:before="80" w:after="80"/>
              <w:jc w:val="center"/>
              <w:rPr>
                <w:i/>
              </w:rPr>
            </w:pPr>
            <w:r w:rsidRPr="00836D2C">
              <w:t>VZT</w:t>
            </w:r>
          </w:p>
        </w:tc>
        <w:tc>
          <w:tcPr>
            <w:tcW w:w="1000" w:type="pct"/>
            <w:vAlign w:val="center"/>
          </w:tcPr>
          <w:p w14:paraId="67651918" w14:textId="77777777" w:rsidR="00DC4EF2" w:rsidRPr="008E035A" w:rsidRDefault="00DC4EF2" w:rsidP="004B1A06">
            <w:pPr>
              <w:pStyle w:val="Tabulkadoprosted"/>
            </w:pPr>
          </w:p>
        </w:tc>
        <w:tc>
          <w:tcPr>
            <w:tcW w:w="1000" w:type="pct"/>
            <w:vAlign w:val="center"/>
          </w:tcPr>
          <w:p w14:paraId="2C808FA7" w14:textId="77777777" w:rsidR="00DC4EF2" w:rsidRPr="008E035A" w:rsidRDefault="00DC4EF2" w:rsidP="004B1A06">
            <w:pPr>
              <w:pStyle w:val="Tabulkadoprosted"/>
            </w:pPr>
          </w:p>
        </w:tc>
        <w:tc>
          <w:tcPr>
            <w:tcW w:w="1000" w:type="pct"/>
            <w:vAlign w:val="center"/>
          </w:tcPr>
          <w:p w14:paraId="5B13BCA7" w14:textId="77777777" w:rsidR="00DC4EF2" w:rsidRPr="00C63B02" w:rsidRDefault="00DC4EF2" w:rsidP="004B1A06">
            <w:pPr>
              <w:pStyle w:val="Tabulkadoprosted"/>
            </w:pPr>
            <w:r w:rsidRPr="00C63B02">
              <w:t>R</w:t>
            </w:r>
          </w:p>
        </w:tc>
        <w:tc>
          <w:tcPr>
            <w:tcW w:w="1000" w:type="pct"/>
            <w:vAlign w:val="center"/>
          </w:tcPr>
          <w:p w14:paraId="1F393B58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</w:tr>
      <w:tr w:rsidR="00DC4EF2" w:rsidRPr="00B1087C" w14:paraId="12AA5C26" w14:textId="77777777" w:rsidTr="00B552DA">
        <w:trPr>
          <w:trHeight w:val="250"/>
        </w:trPr>
        <w:tc>
          <w:tcPr>
            <w:tcW w:w="1000" w:type="pct"/>
            <w:shd w:val="clear" w:color="auto" w:fill="F2F2F2" w:themeFill="background1" w:themeFillShade="F2"/>
            <w:vAlign w:val="center"/>
          </w:tcPr>
          <w:p w14:paraId="19085F4C" w14:textId="71E8AA6C" w:rsidR="00DC4EF2" w:rsidRPr="000C3B8C" w:rsidRDefault="00DC4EF2" w:rsidP="00DC4EF2">
            <w:pPr>
              <w:pStyle w:val="Tabulka"/>
              <w:spacing w:before="80" w:after="80"/>
              <w:jc w:val="center"/>
              <w:rPr>
                <w:i/>
              </w:rPr>
            </w:pPr>
            <w:r w:rsidRPr="00836D2C">
              <w:t>CHL</w:t>
            </w:r>
          </w:p>
        </w:tc>
        <w:tc>
          <w:tcPr>
            <w:tcW w:w="1000" w:type="pct"/>
            <w:vAlign w:val="center"/>
          </w:tcPr>
          <w:p w14:paraId="713CB25C" w14:textId="77777777" w:rsidR="00DC4EF2" w:rsidRPr="008E035A" w:rsidRDefault="00DC4EF2" w:rsidP="004B1A06">
            <w:pPr>
              <w:pStyle w:val="Tabulkadoprosted"/>
            </w:pPr>
          </w:p>
        </w:tc>
        <w:tc>
          <w:tcPr>
            <w:tcW w:w="1000" w:type="pct"/>
            <w:vAlign w:val="center"/>
          </w:tcPr>
          <w:p w14:paraId="409365C3" w14:textId="77777777" w:rsidR="00DC4EF2" w:rsidRPr="008E035A" w:rsidRDefault="00DC4EF2" w:rsidP="004B1A06">
            <w:pPr>
              <w:pStyle w:val="Tabulkadoprosted"/>
            </w:pPr>
          </w:p>
        </w:tc>
        <w:tc>
          <w:tcPr>
            <w:tcW w:w="1000" w:type="pct"/>
            <w:vAlign w:val="center"/>
          </w:tcPr>
          <w:p w14:paraId="71B3CADF" w14:textId="77777777" w:rsidR="00DC4EF2" w:rsidRPr="00C63B02" w:rsidRDefault="00DC4EF2" w:rsidP="004B1A06">
            <w:pPr>
              <w:pStyle w:val="Tabulkadoprosted"/>
            </w:pPr>
            <w:r w:rsidRPr="00C63B02">
              <w:t>R</w:t>
            </w:r>
          </w:p>
        </w:tc>
        <w:tc>
          <w:tcPr>
            <w:tcW w:w="1000" w:type="pct"/>
            <w:vAlign w:val="center"/>
          </w:tcPr>
          <w:p w14:paraId="197AAF78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</w:tr>
      <w:tr w:rsidR="00DC4EF2" w:rsidRPr="00B1087C" w14:paraId="4FB431A0" w14:textId="77777777" w:rsidTr="00B552DA">
        <w:trPr>
          <w:trHeight w:val="250"/>
        </w:trPr>
        <w:tc>
          <w:tcPr>
            <w:tcW w:w="1000" w:type="pct"/>
            <w:shd w:val="clear" w:color="auto" w:fill="F2F2F2" w:themeFill="background1" w:themeFillShade="F2"/>
            <w:vAlign w:val="center"/>
          </w:tcPr>
          <w:p w14:paraId="2C9DD135" w14:textId="52D5FEF9" w:rsidR="00DC4EF2" w:rsidRPr="000C3B8C" w:rsidRDefault="00DC4EF2" w:rsidP="00DC4EF2">
            <w:pPr>
              <w:pStyle w:val="Tabulka"/>
              <w:spacing w:before="80" w:after="80"/>
              <w:jc w:val="center"/>
              <w:rPr>
                <w:i/>
              </w:rPr>
            </w:pPr>
            <w:r w:rsidRPr="00836D2C">
              <w:t>UT</w:t>
            </w:r>
          </w:p>
        </w:tc>
        <w:tc>
          <w:tcPr>
            <w:tcW w:w="1000" w:type="pct"/>
            <w:vAlign w:val="center"/>
          </w:tcPr>
          <w:p w14:paraId="3D6FA8F5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  <w:tc>
          <w:tcPr>
            <w:tcW w:w="1000" w:type="pct"/>
            <w:vAlign w:val="center"/>
          </w:tcPr>
          <w:p w14:paraId="7FB19C83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  <w:tc>
          <w:tcPr>
            <w:tcW w:w="1000" w:type="pct"/>
            <w:vAlign w:val="center"/>
          </w:tcPr>
          <w:p w14:paraId="5BCE41CD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  <w:tc>
          <w:tcPr>
            <w:tcW w:w="1000" w:type="pct"/>
            <w:vAlign w:val="center"/>
          </w:tcPr>
          <w:p w14:paraId="12BF4B30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</w:tr>
      <w:tr w:rsidR="00DC4EF2" w:rsidRPr="00B1087C" w14:paraId="6E00065C" w14:textId="77777777" w:rsidTr="00B552DA">
        <w:trPr>
          <w:trHeight w:val="250"/>
        </w:trPr>
        <w:tc>
          <w:tcPr>
            <w:tcW w:w="1000" w:type="pct"/>
            <w:shd w:val="clear" w:color="auto" w:fill="F2F2F2" w:themeFill="background1" w:themeFillShade="F2"/>
            <w:vAlign w:val="center"/>
          </w:tcPr>
          <w:p w14:paraId="4EE0A203" w14:textId="757CD7C6" w:rsidR="00DC4EF2" w:rsidRPr="000C3B8C" w:rsidRDefault="00DC4EF2" w:rsidP="00DC4EF2">
            <w:pPr>
              <w:pStyle w:val="Tabulka"/>
              <w:spacing w:before="80" w:after="80"/>
              <w:jc w:val="center"/>
              <w:rPr>
                <w:i/>
              </w:rPr>
            </w:pPr>
            <w:r w:rsidRPr="00836D2C">
              <w:t>ZTI</w:t>
            </w:r>
          </w:p>
        </w:tc>
        <w:tc>
          <w:tcPr>
            <w:tcW w:w="1000" w:type="pct"/>
            <w:vAlign w:val="center"/>
          </w:tcPr>
          <w:p w14:paraId="1AB43398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  <w:tc>
          <w:tcPr>
            <w:tcW w:w="1000" w:type="pct"/>
            <w:vAlign w:val="center"/>
          </w:tcPr>
          <w:p w14:paraId="0E2C1448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  <w:tc>
          <w:tcPr>
            <w:tcW w:w="1000" w:type="pct"/>
            <w:vAlign w:val="center"/>
          </w:tcPr>
          <w:p w14:paraId="4C12BB43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  <w:tc>
          <w:tcPr>
            <w:tcW w:w="1000" w:type="pct"/>
            <w:vAlign w:val="center"/>
          </w:tcPr>
          <w:p w14:paraId="05A6E085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</w:tr>
      <w:tr w:rsidR="00DC4EF2" w:rsidRPr="00B1087C" w14:paraId="7851C5DC" w14:textId="77777777" w:rsidTr="00B552DA">
        <w:trPr>
          <w:trHeight w:val="250"/>
        </w:trPr>
        <w:tc>
          <w:tcPr>
            <w:tcW w:w="1000" w:type="pct"/>
            <w:shd w:val="clear" w:color="auto" w:fill="F2F2F2" w:themeFill="background1" w:themeFillShade="F2"/>
            <w:vAlign w:val="center"/>
          </w:tcPr>
          <w:p w14:paraId="1200F288" w14:textId="1E1FE009" w:rsidR="00DC4EF2" w:rsidRPr="000C3B8C" w:rsidRDefault="00DC4EF2" w:rsidP="00DC4EF2">
            <w:pPr>
              <w:pStyle w:val="Tabulka"/>
              <w:spacing w:before="80" w:after="80"/>
              <w:jc w:val="center"/>
              <w:rPr>
                <w:i/>
              </w:rPr>
            </w:pPr>
            <w:r w:rsidRPr="00836D2C">
              <w:t>ESI</w:t>
            </w:r>
          </w:p>
        </w:tc>
        <w:tc>
          <w:tcPr>
            <w:tcW w:w="1000" w:type="pct"/>
            <w:vAlign w:val="center"/>
          </w:tcPr>
          <w:p w14:paraId="49650FAA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  <w:tc>
          <w:tcPr>
            <w:tcW w:w="1000" w:type="pct"/>
            <w:vAlign w:val="center"/>
          </w:tcPr>
          <w:p w14:paraId="4516D8CE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  <w:tc>
          <w:tcPr>
            <w:tcW w:w="1000" w:type="pct"/>
            <w:vAlign w:val="center"/>
          </w:tcPr>
          <w:p w14:paraId="18882DD5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  <w:tc>
          <w:tcPr>
            <w:tcW w:w="1000" w:type="pct"/>
            <w:vAlign w:val="center"/>
          </w:tcPr>
          <w:p w14:paraId="3B52F36F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</w:tr>
      <w:tr w:rsidR="00DC4EF2" w:rsidRPr="00B1087C" w14:paraId="16AC3BED" w14:textId="77777777" w:rsidTr="00B552DA">
        <w:trPr>
          <w:trHeight w:val="250"/>
        </w:trPr>
        <w:tc>
          <w:tcPr>
            <w:tcW w:w="1000" w:type="pct"/>
            <w:shd w:val="clear" w:color="auto" w:fill="F2F2F2" w:themeFill="background1" w:themeFillShade="F2"/>
            <w:vAlign w:val="center"/>
          </w:tcPr>
          <w:p w14:paraId="74206F45" w14:textId="593E15D6" w:rsidR="00DC4EF2" w:rsidRPr="000C3B8C" w:rsidRDefault="00DC4EF2" w:rsidP="00DC4EF2">
            <w:pPr>
              <w:pStyle w:val="Tabulka"/>
              <w:spacing w:before="80" w:after="80"/>
              <w:jc w:val="center"/>
              <w:rPr>
                <w:i/>
              </w:rPr>
            </w:pPr>
            <w:r w:rsidRPr="00836D2C">
              <w:t>ESL</w:t>
            </w:r>
          </w:p>
        </w:tc>
        <w:tc>
          <w:tcPr>
            <w:tcW w:w="1000" w:type="pct"/>
            <w:vAlign w:val="center"/>
          </w:tcPr>
          <w:p w14:paraId="1B59AF11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  <w:tc>
          <w:tcPr>
            <w:tcW w:w="1000" w:type="pct"/>
            <w:vAlign w:val="center"/>
          </w:tcPr>
          <w:p w14:paraId="5A9DE289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  <w:tc>
          <w:tcPr>
            <w:tcW w:w="1000" w:type="pct"/>
            <w:vAlign w:val="center"/>
          </w:tcPr>
          <w:p w14:paraId="760886EB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  <w:tc>
          <w:tcPr>
            <w:tcW w:w="1000" w:type="pct"/>
            <w:vAlign w:val="center"/>
          </w:tcPr>
          <w:p w14:paraId="402CEDD1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</w:tr>
      <w:tr w:rsidR="00DC4EF2" w:rsidRPr="00B1087C" w14:paraId="08C86D2A" w14:textId="77777777" w:rsidTr="00B552DA">
        <w:trPr>
          <w:trHeight w:val="250"/>
        </w:trPr>
        <w:tc>
          <w:tcPr>
            <w:tcW w:w="1000" w:type="pct"/>
            <w:shd w:val="clear" w:color="auto" w:fill="F2F2F2" w:themeFill="background1" w:themeFillShade="F2"/>
            <w:vAlign w:val="center"/>
          </w:tcPr>
          <w:p w14:paraId="6883B422" w14:textId="384559EA" w:rsidR="00DC4EF2" w:rsidRPr="000C3B8C" w:rsidRDefault="00DC4EF2" w:rsidP="00DC4EF2">
            <w:pPr>
              <w:pStyle w:val="Tabulka"/>
              <w:spacing w:before="80" w:after="80"/>
              <w:jc w:val="center"/>
              <w:rPr>
                <w:i/>
              </w:rPr>
            </w:pPr>
            <w:r w:rsidRPr="00836D2C">
              <w:t>EPS</w:t>
            </w:r>
          </w:p>
        </w:tc>
        <w:tc>
          <w:tcPr>
            <w:tcW w:w="1000" w:type="pct"/>
            <w:vAlign w:val="center"/>
          </w:tcPr>
          <w:p w14:paraId="1FA26FAB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  <w:tc>
          <w:tcPr>
            <w:tcW w:w="1000" w:type="pct"/>
            <w:vAlign w:val="center"/>
          </w:tcPr>
          <w:p w14:paraId="35A2BB81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  <w:tc>
          <w:tcPr>
            <w:tcW w:w="1000" w:type="pct"/>
            <w:vAlign w:val="center"/>
          </w:tcPr>
          <w:p w14:paraId="3F00092C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  <w:tc>
          <w:tcPr>
            <w:tcW w:w="1000" w:type="pct"/>
            <w:vAlign w:val="center"/>
          </w:tcPr>
          <w:p w14:paraId="7F6CB77F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</w:tr>
      <w:tr w:rsidR="00DC4EF2" w:rsidRPr="00B1087C" w14:paraId="69000AD1" w14:textId="77777777" w:rsidTr="00B552DA">
        <w:trPr>
          <w:trHeight w:val="250"/>
        </w:trPr>
        <w:tc>
          <w:tcPr>
            <w:tcW w:w="1000" w:type="pct"/>
            <w:shd w:val="clear" w:color="auto" w:fill="F2F2F2" w:themeFill="background1" w:themeFillShade="F2"/>
            <w:vAlign w:val="center"/>
          </w:tcPr>
          <w:p w14:paraId="0C1098A3" w14:textId="475F3CA6" w:rsidR="00DC4EF2" w:rsidRPr="000C3B8C" w:rsidRDefault="00DC4EF2" w:rsidP="00DC4EF2">
            <w:pPr>
              <w:pStyle w:val="Tabulka"/>
              <w:spacing w:before="80" w:after="80"/>
              <w:jc w:val="center"/>
              <w:rPr>
                <w:i/>
              </w:rPr>
            </w:pPr>
            <w:r w:rsidRPr="00836D2C">
              <w:t>EZS</w:t>
            </w:r>
          </w:p>
        </w:tc>
        <w:tc>
          <w:tcPr>
            <w:tcW w:w="1000" w:type="pct"/>
            <w:vAlign w:val="center"/>
          </w:tcPr>
          <w:p w14:paraId="73BC576A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  <w:tc>
          <w:tcPr>
            <w:tcW w:w="1000" w:type="pct"/>
            <w:vAlign w:val="center"/>
          </w:tcPr>
          <w:p w14:paraId="1B72722C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  <w:tc>
          <w:tcPr>
            <w:tcW w:w="1000" w:type="pct"/>
            <w:vAlign w:val="center"/>
          </w:tcPr>
          <w:p w14:paraId="1092D4C9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  <w:tc>
          <w:tcPr>
            <w:tcW w:w="1000" w:type="pct"/>
            <w:vAlign w:val="center"/>
          </w:tcPr>
          <w:p w14:paraId="6BF9CB7A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</w:tr>
      <w:tr w:rsidR="00DC4EF2" w:rsidRPr="00B1087C" w14:paraId="376C5D50" w14:textId="77777777" w:rsidTr="00B552DA">
        <w:trPr>
          <w:trHeight w:val="250"/>
        </w:trPr>
        <w:tc>
          <w:tcPr>
            <w:tcW w:w="1000" w:type="pct"/>
            <w:shd w:val="clear" w:color="auto" w:fill="F2F2F2" w:themeFill="background1" w:themeFillShade="F2"/>
            <w:vAlign w:val="center"/>
          </w:tcPr>
          <w:p w14:paraId="728A4550" w14:textId="282258DA" w:rsidR="00DC4EF2" w:rsidRPr="000C3B8C" w:rsidRDefault="00DC4EF2" w:rsidP="00DC4EF2">
            <w:pPr>
              <w:pStyle w:val="Tabulka"/>
              <w:spacing w:before="80" w:after="80"/>
              <w:jc w:val="center"/>
              <w:rPr>
                <w:rStyle w:val="Instrukce"/>
                <w:i w:val="0"/>
                <w:color w:val="auto"/>
              </w:rPr>
            </w:pPr>
            <w:r w:rsidRPr="00836D2C">
              <w:t>EKV</w:t>
            </w:r>
          </w:p>
        </w:tc>
        <w:tc>
          <w:tcPr>
            <w:tcW w:w="1000" w:type="pct"/>
            <w:vAlign w:val="center"/>
          </w:tcPr>
          <w:p w14:paraId="3D91FAB6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  <w:tc>
          <w:tcPr>
            <w:tcW w:w="1000" w:type="pct"/>
            <w:vAlign w:val="center"/>
          </w:tcPr>
          <w:p w14:paraId="244BDA48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  <w:tc>
          <w:tcPr>
            <w:tcW w:w="1000" w:type="pct"/>
            <w:vAlign w:val="center"/>
          </w:tcPr>
          <w:p w14:paraId="0D01BE8C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  <w:tc>
          <w:tcPr>
            <w:tcW w:w="1000" w:type="pct"/>
            <w:vAlign w:val="center"/>
          </w:tcPr>
          <w:p w14:paraId="16F7B1CA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</w:tr>
      <w:tr w:rsidR="00DC4EF2" w:rsidRPr="00B1087C" w14:paraId="7B8C6E00" w14:textId="77777777" w:rsidTr="00B552DA">
        <w:trPr>
          <w:trHeight w:val="250"/>
        </w:trPr>
        <w:tc>
          <w:tcPr>
            <w:tcW w:w="1000" w:type="pct"/>
            <w:shd w:val="clear" w:color="auto" w:fill="F2F2F2" w:themeFill="background1" w:themeFillShade="F2"/>
            <w:vAlign w:val="center"/>
          </w:tcPr>
          <w:p w14:paraId="494DECFE" w14:textId="48B7783D" w:rsidR="00DC4EF2" w:rsidRPr="000C3B8C" w:rsidRDefault="00DC4EF2" w:rsidP="00DC4EF2">
            <w:pPr>
              <w:pStyle w:val="Tabulka"/>
              <w:spacing w:before="80" w:after="80"/>
              <w:jc w:val="center"/>
              <w:rPr>
                <w:rStyle w:val="Instrukce"/>
                <w:i w:val="0"/>
                <w:color w:val="auto"/>
              </w:rPr>
            </w:pPr>
            <w:r w:rsidRPr="00836D2C">
              <w:t>VS</w:t>
            </w:r>
          </w:p>
        </w:tc>
        <w:tc>
          <w:tcPr>
            <w:tcW w:w="1000" w:type="pct"/>
            <w:vAlign w:val="center"/>
          </w:tcPr>
          <w:p w14:paraId="4D899807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  <w:tc>
          <w:tcPr>
            <w:tcW w:w="1000" w:type="pct"/>
            <w:vAlign w:val="center"/>
          </w:tcPr>
          <w:p w14:paraId="329A1085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  <w:tc>
          <w:tcPr>
            <w:tcW w:w="1000" w:type="pct"/>
            <w:vAlign w:val="center"/>
          </w:tcPr>
          <w:p w14:paraId="5B789F33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  <w:tc>
          <w:tcPr>
            <w:tcW w:w="1000" w:type="pct"/>
            <w:vAlign w:val="center"/>
          </w:tcPr>
          <w:p w14:paraId="3D803C0C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</w:tr>
      <w:tr w:rsidR="00DC4EF2" w:rsidRPr="00B1087C" w14:paraId="64E6EA49" w14:textId="77777777" w:rsidTr="00B552DA">
        <w:trPr>
          <w:trHeight w:val="250"/>
        </w:trPr>
        <w:tc>
          <w:tcPr>
            <w:tcW w:w="1000" w:type="pct"/>
            <w:shd w:val="clear" w:color="auto" w:fill="F2F2F2" w:themeFill="background1" w:themeFillShade="F2"/>
            <w:vAlign w:val="center"/>
          </w:tcPr>
          <w:p w14:paraId="62D8870B" w14:textId="6632BF9B" w:rsidR="00DC4EF2" w:rsidRPr="000C3B8C" w:rsidRDefault="00E86EE3" w:rsidP="00DC4EF2">
            <w:pPr>
              <w:pStyle w:val="Tabulka"/>
              <w:spacing w:before="80" w:after="80"/>
              <w:jc w:val="center"/>
              <w:rPr>
                <w:rStyle w:val="Instrukce"/>
                <w:i w:val="0"/>
                <w:color w:val="auto"/>
              </w:rPr>
            </w:pPr>
            <w:r>
              <w:t>KAM</w:t>
            </w:r>
          </w:p>
        </w:tc>
        <w:tc>
          <w:tcPr>
            <w:tcW w:w="1000" w:type="pct"/>
            <w:vAlign w:val="center"/>
          </w:tcPr>
          <w:p w14:paraId="27C18F7C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  <w:tc>
          <w:tcPr>
            <w:tcW w:w="1000" w:type="pct"/>
            <w:vAlign w:val="center"/>
          </w:tcPr>
          <w:p w14:paraId="47AA3D65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  <w:tc>
          <w:tcPr>
            <w:tcW w:w="1000" w:type="pct"/>
            <w:vAlign w:val="center"/>
          </w:tcPr>
          <w:p w14:paraId="6902321E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  <w:tc>
          <w:tcPr>
            <w:tcW w:w="1000" w:type="pct"/>
            <w:vAlign w:val="center"/>
          </w:tcPr>
          <w:p w14:paraId="14498E5B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</w:tr>
      <w:tr w:rsidR="00DC4EF2" w:rsidRPr="00B1087C" w14:paraId="4C80CACE" w14:textId="77777777" w:rsidTr="00B552DA">
        <w:trPr>
          <w:trHeight w:val="250"/>
        </w:trPr>
        <w:tc>
          <w:tcPr>
            <w:tcW w:w="1000" w:type="pct"/>
            <w:shd w:val="clear" w:color="auto" w:fill="F2F2F2" w:themeFill="background1" w:themeFillShade="F2"/>
            <w:vAlign w:val="center"/>
          </w:tcPr>
          <w:p w14:paraId="5CA97992" w14:textId="4A51E4F0" w:rsidR="00DC4EF2" w:rsidRPr="000C3B8C" w:rsidRDefault="00DC4EF2" w:rsidP="00DC4EF2">
            <w:pPr>
              <w:pStyle w:val="Tabulka"/>
              <w:spacing w:before="80" w:after="80"/>
              <w:jc w:val="center"/>
              <w:rPr>
                <w:rStyle w:val="Instrukce"/>
                <w:i w:val="0"/>
                <w:color w:val="auto"/>
              </w:rPr>
            </w:pPr>
            <w:r w:rsidRPr="00836D2C">
              <w:t>MAR</w:t>
            </w:r>
          </w:p>
        </w:tc>
        <w:tc>
          <w:tcPr>
            <w:tcW w:w="1000" w:type="pct"/>
            <w:vAlign w:val="center"/>
          </w:tcPr>
          <w:p w14:paraId="6CA9BD96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  <w:tc>
          <w:tcPr>
            <w:tcW w:w="1000" w:type="pct"/>
            <w:vAlign w:val="center"/>
          </w:tcPr>
          <w:p w14:paraId="46DB24BE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  <w:tc>
          <w:tcPr>
            <w:tcW w:w="1000" w:type="pct"/>
            <w:vAlign w:val="center"/>
          </w:tcPr>
          <w:p w14:paraId="601D7399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  <w:tc>
          <w:tcPr>
            <w:tcW w:w="1000" w:type="pct"/>
            <w:vAlign w:val="center"/>
          </w:tcPr>
          <w:p w14:paraId="64E8A7F8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</w:tr>
      <w:tr w:rsidR="00DC4EF2" w:rsidRPr="00B1087C" w14:paraId="3484B9AC" w14:textId="77777777" w:rsidTr="00B552DA">
        <w:trPr>
          <w:trHeight w:val="250"/>
        </w:trPr>
        <w:tc>
          <w:tcPr>
            <w:tcW w:w="1000" w:type="pct"/>
            <w:shd w:val="clear" w:color="auto" w:fill="F2F2F2" w:themeFill="background1" w:themeFillShade="F2"/>
            <w:vAlign w:val="center"/>
          </w:tcPr>
          <w:p w14:paraId="257C3DC8" w14:textId="42C8A7CD" w:rsidR="00DC4EF2" w:rsidRPr="000C3B8C" w:rsidRDefault="00DC4EF2" w:rsidP="00DC4EF2">
            <w:pPr>
              <w:pStyle w:val="Tabulka"/>
              <w:spacing w:before="80" w:after="80"/>
              <w:jc w:val="center"/>
              <w:rPr>
                <w:rStyle w:val="Instrukce"/>
                <w:i w:val="0"/>
                <w:color w:val="auto"/>
              </w:rPr>
            </w:pPr>
            <w:r w:rsidRPr="00836D2C">
              <w:t>PBR</w:t>
            </w:r>
          </w:p>
        </w:tc>
        <w:tc>
          <w:tcPr>
            <w:tcW w:w="1000" w:type="pct"/>
            <w:vAlign w:val="center"/>
          </w:tcPr>
          <w:p w14:paraId="2A5AE6AB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  <w:tc>
          <w:tcPr>
            <w:tcW w:w="1000" w:type="pct"/>
            <w:vAlign w:val="center"/>
          </w:tcPr>
          <w:p w14:paraId="7C4FECC2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  <w:tc>
          <w:tcPr>
            <w:tcW w:w="1000" w:type="pct"/>
            <w:vAlign w:val="center"/>
          </w:tcPr>
          <w:p w14:paraId="213AC8FD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  <w:tc>
          <w:tcPr>
            <w:tcW w:w="1000" w:type="pct"/>
            <w:vAlign w:val="center"/>
          </w:tcPr>
          <w:p w14:paraId="673D44C9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</w:tr>
      <w:tr w:rsidR="00DC4EF2" w:rsidRPr="00B1087C" w14:paraId="2CAFCAD0" w14:textId="77777777" w:rsidTr="00B552DA">
        <w:trPr>
          <w:trHeight w:val="250"/>
        </w:trPr>
        <w:tc>
          <w:tcPr>
            <w:tcW w:w="1000" w:type="pct"/>
            <w:shd w:val="clear" w:color="auto" w:fill="F2F2F2" w:themeFill="background1" w:themeFillShade="F2"/>
            <w:vAlign w:val="center"/>
          </w:tcPr>
          <w:p w14:paraId="5DF97E7B" w14:textId="26DA2A6E" w:rsidR="00DC4EF2" w:rsidRPr="000C3B8C" w:rsidRDefault="00DC4EF2" w:rsidP="00DC4EF2">
            <w:pPr>
              <w:pStyle w:val="Tabulka"/>
              <w:spacing w:before="80" w:after="80"/>
              <w:jc w:val="center"/>
              <w:rPr>
                <w:rStyle w:val="Instrukce"/>
                <w:i w:val="0"/>
                <w:color w:val="auto"/>
              </w:rPr>
            </w:pPr>
            <w:r w:rsidRPr="00836D2C">
              <w:t>SOZ</w:t>
            </w:r>
          </w:p>
        </w:tc>
        <w:tc>
          <w:tcPr>
            <w:tcW w:w="1000" w:type="pct"/>
            <w:vAlign w:val="center"/>
          </w:tcPr>
          <w:p w14:paraId="47760BD3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  <w:tc>
          <w:tcPr>
            <w:tcW w:w="1000" w:type="pct"/>
            <w:vAlign w:val="center"/>
          </w:tcPr>
          <w:p w14:paraId="16B08103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  <w:tc>
          <w:tcPr>
            <w:tcW w:w="1000" w:type="pct"/>
            <w:vAlign w:val="center"/>
          </w:tcPr>
          <w:p w14:paraId="0C51FE06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  <w:tc>
          <w:tcPr>
            <w:tcW w:w="1000" w:type="pct"/>
            <w:vAlign w:val="center"/>
          </w:tcPr>
          <w:p w14:paraId="408AECEB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</w:tr>
      <w:tr w:rsidR="00DC4EF2" w:rsidRPr="00B1087C" w14:paraId="3BC42D2E" w14:textId="77777777" w:rsidTr="00B552DA">
        <w:trPr>
          <w:trHeight w:val="250"/>
        </w:trPr>
        <w:tc>
          <w:tcPr>
            <w:tcW w:w="1000" w:type="pct"/>
            <w:shd w:val="clear" w:color="auto" w:fill="F2F2F2" w:themeFill="background1" w:themeFillShade="F2"/>
            <w:vAlign w:val="center"/>
          </w:tcPr>
          <w:p w14:paraId="18DE14C4" w14:textId="1A9A9854" w:rsidR="00DC4EF2" w:rsidRPr="000C3B8C" w:rsidRDefault="00DC4EF2" w:rsidP="00DC4EF2">
            <w:pPr>
              <w:pStyle w:val="Tabulka"/>
              <w:spacing w:before="80" w:after="80"/>
              <w:jc w:val="center"/>
              <w:rPr>
                <w:rStyle w:val="Instrukce"/>
                <w:i w:val="0"/>
                <w:color w:val="auto"/>
              </w:rPr>
            </w:pPr>
            <w:r w:rsidRPr="00836D2C">
              <w:t>SHZ</w:t>
            </w:r>
          </w:p>
        </w:tc>
        <w:tc>
          <w:tcPr>
            <w:tcW w:w="1000" w:type="pct"/>
            <w:vAlign w:val="center"/>
          </w:tcPr>
          <w:p w14:paraId="1ACF5795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  <w:tc>
          <w:tcPr>
            <w:tcW w:w="1000" w:type="pct"/>
            <w:vAlign w:val="center"/>
          </w:tcPr>
          <w:p w14:paraId="1F5FA155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  <w:tc>
          <w:tcPr>
            <w:tcW w:w="1000" w:type="pct"/>
            <w:vAlign w:val="center"/>
          </w:tcPr>
          <w:p w14:paraId="32BD082E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  <w:tc>
          <w:tcPr>
            <w:tcW w:w="1000" w:type="pct"/>
            <w:vAlign w:val="center"/>
          </w:tcPr>
          <w:p w14:paraId="18EF9F6F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</w:tr>
      <w:tr w:rsidR="00DC4EF2" w:rsidRPr="00B1087C" w14:paraId="76567F76" w14:textId="77777777" w:rsidTr="00B552DA">
        <w:trPr>
          <w:trHeight w:val="250"/>
        </w:trPr>
        <w:tc>
          <w:tcPr>
            <w:tcW w:w="1000" w:type="pct"/>
            <w:shd w:val="clear" w:color="auto" w:fill="F2F2F2" w:themeFill="background1" w:themeFillShade="F2"/>
            <w:vAlign w:val="center"/>
          </w:tcPr>
          <w:p w14:paraId="00CE111E" w14:textId="37D2843D" w:rsidR="00DC4EF2" w:rsidRPr="000C3B8C" w:rsidRDefault="00DC4EF2" w:rsidP="00DC4EF2">
            <w:pPr>
              <w:pStyle w:val="Tabulka"/>
              <w:spacing w:before="80" w:after="80"/>
              <w:jc w:val="center"/>
              <w:rPr>
                <w:rStyle w:val="Instrukce"/>
                <w:i w:val="0"/>
                <w:color w:val="auto"/>
              </w:rPr>
            </w:pPr>
            <w:r>
              <w:t>POP</w:t>
            </w:r>
          </w:p>
        </w:tc>
        <w:tc>
          <w:tcPr>
            <w:tcW w:w="1000" w:type="pct"/>
            <w:vAlign w:val="center"/>
          </w:tcPr>
          <w:p w14:paraId="7C7357F4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  <w:tc>
          <w:tcPr>
            <w:tcW w:w="1000" w:type="pct"/>
            <w:vAlign w:val="center"/>
          </w:tcPr>
          <w:p w14:paraId="70022459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  <w:tc>
          <w:tcPr>
            <w:tcW w:w="1000" w:type="pct"/>
            <w:vAlign w:val="center"/>
          </w:tcPr>
          <w:p w14:paraId="1D3967B1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  <w:tc>
          <w:tcPr>
            <w:tcW w:w="1000" w:type="pct"/>
            <w:vAlign w:val="center"/>
          </w:tcPr>
          <w:p w14:paraId="3E4BA06E" w14:textId="77777777" w:rsidR="00DC4EF2" w:rsidRPr="008E035A" w:rsidRDefault="00DC4EF2" w:rsidP="00DC4EF2">
            <w:pPr>
              <w:pStyle w:val="Tabulka"/>
              <w:spacing w:before="80" w:after="80"/>
              <w:jc w:val="center"/>
            </w:pPr>
          </w:p>
        </w:tc>
      </w:tr>
      <w:bookmarkEnd w:id="203"/>
    </w:tbl>
    <w:p w14:paraId="78FC9115" w14:textId="77777777" w:rsidR="008E035A" w:rsidRDefault="008E035A" w:rsidP="00B4416A">
      <w:pPr>
        <w:pStyle w:val="Bezmezer"/>
      </w:pPr>
    </w:p>
    <w:p w14:paraId="45B0D8DE" w14:textId="74DB503B" w:rsidR="00B05015" w:rsidRPr="00A208F6" w:rsidRDefault="005F2669" w:rsidP="00A208F6">
      <w:pPr>
        <w:pStyle w:val="Tabulkanormln"/>
        <w:rPr>
          <w:rStyle w:val="Instrukce"/>
          <w:i w:val="0"/>
          <w:color w:val="auto"/>
        </w:rPr>
      </w:pPr>
      <w:r w:rsidRPr="00A208F6">
        <w:rPr>
          <w:rStyle w:val="Instrukce"/>
          <w:i w:val="0"/>
          <w:color w:val="auto"/>
          <w:highlight w:val="yellow"/>
        </w:rPr>
        <w:t>Chybějící matice</w:t>
      </w:r>
      <w:r w:rsidR="00B05015" w:rsidRPr="00A208F6">
        <w:rPr>
          <w:rStyle w:val="Instrukce"/>
          <w:i w:val="0"/>
          <w:color w:val="auto"/>
          <w:highlight w:val="yellow"/>
        </w:rPr>
        <w:t xml:space="preserve"> pro provozní </w:t>
      </w:r>
      <w:r w:rsidR="009447A9" w:rsidRPr="00A208F6">
        <w:rPr>
          <w:rStyle w:val="Instrukce"/>
          <w:i w:val="0"/>
          <w:color w:val="auto"/>
          <w:highlight w:val="yellow"/>
        </w:rPr>
        <w:t xml:space="preserve">soubory </w:t>
      </w:r>
      <w:r w:rsidR="00B05015" w:rsidRPr="00A208F6">
        <w:rPr>
          <w:rStyle w:val="Instrukce"/>
          <w:i w:val="0"/>
          <w:color w:val="auto"/>
          <w:highlight w:val="yellow"/>
        </w:rPr>
        <w:t>a inženýrské objekty doplní zhotovitel.</w:t>
      </w:r>
    </w:p>
    <w:p w14:paraId="0E72E226" w14:textId="77777777" w:rsidR="00D95DC4" w:rsidRDefault="00D95DC4" w:rsidP="00D95DC4">
      <w:pPr>
        <w:pStyle w:val="Nadpis1"/>
        <w:rPr>
          <w:ins w:id="204" w:author="Šárka Bulawová" w:date="2025-05-23T12:46:00Z" w16du:dateUtc="2025-05-23T10:46:00Z"/>
        </w:rPr>
      </w:pPr>
      <w:bookmarkStart w:id="205" w:name="_Toc145075948"/>
      <w:bookmarkStart w:id="206" w:name="_Toc198646095"/>
      <w:bookmarkStart w:id="207" w:name="_Toc198799343"/>
      <w:r>
        <w:lastRenderedPageBreak/>
        <w:t>Strategie předávání informací realizačního týmu</w:t>
      </w:r>
      <w:bookmarkEnd w:id="205"/>
      <w:bookmarkEnd w:id="206"/>
      <w:bookmarkEnd w:id="207"/>
    </w:p>
    <w:p w14:paraId="6348A16D" w14:textId="4CF37127" w:rsidR="00536457" w:rsidRPr="00536457" w:rsidRDefault="00536457" w:rsidP="00BA11DE">
      <w:ins w:id="208" w:author="Šárka Bulawová" w:date="2025-05-23T12:46:00Z" w16du:dateUtc="2025-05-23T10:46:00Z">
        <w:r>
          <w:t>Všechny předá</w:t>
        </w:r>
      </w:ins>
      <w:ins w:id="209" w:author="Šárka Bulawová" w:date="2025-05-23T12:47:00Z" w16du:dateUtc="2025-05-23T10:47:00Z">
        <w:r>
          <w:t xml:space="preserve">vané informace </w:t>
        </w:r>
        <w:r w:rsidR="008442AF">
          <w:t xml:space="preserve">budou předávány </w:t>
        </w:r>
        <w:r w:rsidR="003F7748">
          <w:t xml:space="preserve">ke každému milníku předání a dle požadavků </w:t>
        </w:r>
      </w:ins>
      <w:ins w:id="210" w:author="Šárka Bulawová" w:date="2025-05-23T12:48:00Z" w16du:dateUtc="2025-05-23T10:48:00Z">
        <w:r w:rsidR="003F7748">
          <w:t xml:space="preserve">stanovených </w:t>
        </w:r>
        <w:r w:rsidR="003C778D">
          <w:t xml:space="preserve">v příloze </w:t>
        </w:r>
        <w:r w:rsidR="003C778D" w:rsidRPr="00BA11DE">
          <w:rPr>
            <w:rStyle w:val="Kovodkaz"/>
          </w:rPr>
          <w:t>Požadavky na výměnu informací</w:t>
        </w:r>
        <w:r w:rsidR="00374654">
          <w:rPr>
            <w:rStyle w:val="Kovodkaz"/>
          </w:rPr>
          <w:t xml:space="preserve"> (EIR)</w:t>
        </w:r>
      </w:ins>
      <w:ins w:id="211" w:author="Šárka Bulawová" w:date="2025-05-23T12:49:00Z" w16du:dateUtc="2025-05-23T10:49:00Z">
        <w:r w:rsidR="00374654">
          <w:rPr>
            <w:rStyle w:val="Kovodkaz"/>
          </w:rPr>
          <w:t>.</w:t>
        </w:r>
      </w:ins>
    </w:p>
    <w:p w14:paraId="685A8DD0" w14:textId="77777777" w:rsidR="00D95DC4" w:rsidRDefault="00D95DC4" w:rsidP="00D95DC4">
      <w:pPr>
        <w:pStyle w:val="Nadpis2"/>
      </w:pPr>
      <w:bookmarkStart w:id="212" w:name="_Toc145075949"/>
      <w:bookmarkStart w:id="213" w:name="_Toc198646096"/>
      <w:bookmarkStart w:id="214" w:name="_Toc198799344"/>
      <w:r>
        <w:t>Přístup realizačního týmu k plnění EIR pověřující strany</w:t>
      </w:r>
      <w:bookmarkEnd w:id="212"/>
      <w:bookmarkEnd w:id="213"/>
      <w:bookmarkEnd w:id="214"/>
    </w:p>
    <w:p w14:paraId="2F7403BF" w14:textId="0796F51C" w:rsidR="00D46C9A" w:rsidRDefault="00D95DC4" w:rsidP="00BA11DE">
      <w:pPr>
        <w:pStyle w:val="Normlnbezodsazen"/>
        <w:rPr>
          <w:ins w:id="215" w:author="Šárka Bulawová" w:date="2025-05-26T15:51:00Z" w16du:dateUtc="2025-05-26T13:51:00Z"/>
          <w:rStyle w:val="Instrukce"/>
          <w:i w:val="0"/>
          <w:color w:val="auto"/>
        </w:rPr>
      </w:pPr>
      <w:r w:rsidRPr="00BA11DE">
        <w:rPr>
          <w:rStyle w:val="Instrukce"/>
          <w:i w:val="0"/>
          <w:color w:val="auto"/>
          <w:highlight w:val="yellow"/>
        </w:rPr>
        <w:t>Popis splnění požadavků (</w:t>
      </w:r>
      <w:r w:rsidR="009306C3" w:rsidRPr="00BA11DE">
        <w:rPr>
          <w:rStyle w:val="Instrukce"/>
          <w:i w:val="0"/>
          <w:color w:val="auto"/>
          <w:highlight w:val="yellow"/>
        </w:rPr>
        <w:t>např</w:t>
      </w:r>
      <w:r w:rsidR="009306C3">
        <w:rPr>
          <w:rStyle w:val="Instrukce"/>
          <w:i w:val="0"/>
          <w:color w:val="auto"/>
          <w:highlight w:val="yellow"/>
        </w:rPr>
        <w:t xml:space="preserve">. </w:t>
      </w:r>
      <w:r w:rsidRPr="00BA11DE">
        <w:rPr>
          <w:rStyle w:val="Instrukce"/>
          <w:i w:val="0"/>
          <w:color w:val="auto"/>
          <w:highlight w:val="yellow"/>
        </w:rPr>
        <w:t xml:space="preserve">to, co je v rámci požadavků na informace, projektovém informačním standardu nebo metod a postupů uvedeno, že navrhne </w:t>
      </w:r>
      <w:r w:rsidR="00611029">
        <w:rPr>
          <w:rStyle w:val="Instrukce"/>
          <w:i w:val="0"/>
          <w:color w:val="auto"/>
          <w:highlight w:val="yellow"/>
        </w:rPr>
        <w:t>Dodava</w:t>
      </w:r>
      <w:r w:rsidR="00611029" w:rsidRPr="00BA11DE">
        <w:rPr>
          <w:rStyle w:val="Instrukce"/>
          <w:i w:val="0"/>
          <w:color w:val="auto"/>
          <w:highlight w:val="yellow"/>
        </w:rPr>
        <w:t>tel</w:t>
      </w:r>
      <w:r w:rsidRPr="00BA11DE">
        <w:rPr>
          <w:rStyle w:val="Instrukce"/>
          <w:i w:val="0"/>
          <w:color w:val="auto"/>
          <w:highlight w:val="yellow"/>
        </w:rPr>
        <w:t>).</w:t>
      </w:r>
    </w:p>
    <w:p w14:paraId="4109441B" w14:textId="2DD3A22F" w:rsidR="00310CA8" w:rsidRPr="00310CA8" w:rsidRDefault="00310CA8">
      <w:pPr>
        <w:pStyle w:val="Nadpis3"/>
        <w:rPr>
          <w:ins w:id="216" w:author="Šárka Bulawová" w:date="2025-05-26T15:52:00Z"/>
        </w:rPr>
        <w:pPrChange w:id="217" w:author="Šárka Bulawová" w:date="2025-05-26T15:52:00Z" w16du:dateUtc="2025-05-26T13:52:00Z">
          <w:pPr>
            <w:pStyle w:val="Normlnbezodsazen"/>
          </w:pPr>
        </w:pPrChange>
      </w:pPr>
      <w:ins w:id="218" w:author="Šárka Bulawová" w:date="2025-05-26T15:52:00Z">
        <w:r w:rsidRPr="00310CA8">
          <w:t>Umístění modelu</w:t>
        </w:r>
      </w:ins>
    </w:p>
    <w:p w14:paraId="1B868B6A" w14:textId="77777777" w:rsidR="00310CA8" w:rsidRPr="00310CA8" w:rsidRDefault="00310CA8" w:rsidP="00310CA8">
      <w:pPr>
        <w:pStyle w:val="Normlnbezodsazen"/>
        <w:rPr>
          <w:ins w:id="219" w:author="Šárka Bulawová" w:date="2025-05-26T15:52:00Z"/>
        </w:rPr>
      </w:pPr>
      <w:ins w:id="220" w:author="Šárka Bulawová" w:date="2025-05-26T15:52:00Z">
        <w:r w:rsidRPr="00310CA8">
          <w:t>V rámci jednoho stavebního objektu budou mít všechny modely shodný lokální počátek. Z lokálního počátku modelu stavby budou vycházet modely jednotlivých profesí daného stavebního objektu.</w:t>
        </w:r>
      </w:ins>
    </w:p>
    <w:p w14:paraId="139F1F8D" w14:textId="77777777" w:rsidR="00310CA8" w:rsidRPr="00310CA8" w:rsidRDefault="00310CA8" w:rsidP="00310CA8">
      <w:pPr>
        <w:pStyle w:val="Normlnbezodsazen"/>
        <w:rPr>
          <w:ins w:id="221" w:author="Šárka Bulawová" w:date="2025-05-26T15:52:00Z"/>
        </w:rPr>
      </w:pPr>
      <w:ins w:id="222" w:author="Šárka Bulawová" w:date="2025-05-26T15:52:00Z">
        <w:r w:rsidRPr="00310CA8">
          <w:t xml:space="preserve">Tyto hodnoty budou zapsány jako vlastnosti </w:t>
        </w:r>
        <w:proofErr w:type="spellStart"/>
        <w:r w:rsidRPr="00310CA8">
          <w:t>IfcSite</w:t>
        </w:r>
        <w:proofErr w:type="spellEnd"/>
        <w:r w:rsidRPr="00310CA8">
          <w:t xml:space="preserve">, a to konkrétně </w:t>
        </w:r>
        <w:proofErr w:type="spellStart"/>
        <w:r w:rsidRPr="00310CA8">
          <w:t>RefElevation</w:t>
        </w:r>
        <w:proofErr w:type="spellEnd"/>
        <w:r w:rsidRPr="00310CA8">
          <w:t xml:space="preserve">, </w:t>
        </w:r>
        <w:proofErr w:type="spellStart"/>
        <w:r w:rsidRPr="00310CA8">
          <w:t>RefLatitude</w:t>
        </w:r>
        <w:proofErr w:type="spellEnd"/>
        <w:r w:rsidRPr="00310CA8">
          <w:t xml:space="preserve"> a </w:t>
        </w:r>
        <w:proofErr w:type="spellStart"/>
        <w:r w:rsidRPr="00310CA8">
          <w:t>RefLongitude</w:t>
        </w:r>
        <w:proofErr w:type="spellEnd"/>
        <w:r w:rsidRPr="00310CA8">
          <w:t>.</w:t>
        </w:r>
      </w:ins>
    </w:p>
    <w:p w14:paraId="01066552" w14:textId="77777777" w:rsidR="00310CA8" w:rsidRDefault="00310CA8" w:rsidP="00310CA8">
      <w:pPr>
        <w:pStyle w:val="Normlnbezodsazen"/>
        <w:rPr>
          <w:ins w:id="223" w:author="Šárka Bulawová" w:date="2025-05-26T15:52:00Z" w16du:dateUtc="2025-05-26T13:52:00Z"/>
        </w:rPr>
      </w:pPr>
    </w:p>
    <w:tbl>
      <w:tblPr>
        <w:tblStyle w:val="Mkatabulky"/>
        <w:tblW w:w="4819" w:type="pct"/>
        <w:tblBorders>
          <w:top w:val="single" w:sz="4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  <w:tblPrChange w:id="224" w:author="Šárka Bulawová" w:date="2025-05-26T16:00:00Z" w16du:dateUtc="2025-05-26T14:00:00Z">
          <w:tblPr>
            <w:tblStyle w:val="Mkatabulky"/>
            <w:tblW w:w="4819" w:type="pct"/>
            <w:tblBorders>
              <w:top w:val="single" w:sz="4" w:space="0" w:color="auto"/>
              <w:left w:val="none" w:sz="0" w:space="0" w:color="auto"/>
              <w:bottom w:val="none" w:sz="0" w:space="0" w:color="auto"/>
              <w:right w:val="none" w:sz="0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1031"/>
        <w:gridCol w:w="1167"/>
        <w:gridCol w:w="1205"/>
        <w:gridCol w:w="1275"/>
        <w:gridCol w:w="1419"/>
        <w:gridCol w:w="1417"/>
        <w:gridCol w:w="1557"/>
        <w:tblGridChange w:id="225">
          <w:tblGrid>
            <w:gridCol w:w="1031"/>
            <w:gridCol w:w="1167"/>
            <w:gridCol w:w="1030"/>
            <w:gridCol w:w="175"/>
            <w:gridCol w:w="1275"/>
            <w:gridCol w:w="1419"/>
            <w:gridCol w:w="1417"/>
            <w:gridCol w:w="1557"/>
          </w:tblGrid>
        </w:tblGridChange>
      </w:tblGrid>
      <w:tr w:rsidR="008874CB" w:rsidRPr="004B055F" w14:paraId="61AEDBB7" w14:textId="40271639" w:rsidTr="008874CB">
        <w:trPr>
          <w:trHeight w:val="340"/>
          <w:ins w:id="226" w:author="Šárka Bulawová" w:date="2025-05-26T15:52:00Z"/>
          <w:trPrChange w:id="227" w:author="Šárka Bulawová" w:date="2025-05-26T16:00:00Z" w16du:dateUtc="2025-05-26T14:00:00Z">
            <w:trPr>
              <w:trHeight w:val="340"/>
            </w:trPr>
          </w:trPrChange>
        </w:trPr>
        <w:tc>
          <w:tcPr>
            <w:tcW w:w="568" w:type="pct"/>
            <w:shd w:val="clear" w:color="auto" w:fill="F2F2F2" w:themeFill="background1" w:themeFillShade="F2"/>
            <w:vAlign w:val="center"/>
            <w:tcPrChange w:id="228" w:author="Šárka Bulawová" w:date="2025-05-26T16:00:00Z" w16du:dateUtc="2025-05-26T14:00:00Z">
              <w:tcPr>
                <w:tcW w:w="569" w:type="pct"/>
                <w:shd w:val="clear" w:color="auto" w:fill="F2F2F2" w:themeFill="background1" w:themeFillShade="F2"/>
                <w:vAlign w:val="center"/>
              </w:tcPr>
            </w:tcPrChange>
          </w:tcPr>
          <w:p w14:paraId="0A83CD07" w14:textId="29003FF3" w:rsidR="008874CB" w:rsidRPr="0029571D" w:rsidRDefault="008874CB" w:rsidP="0029571D">
            <w:pPr>
              <w:pStyle w:val="Tabulkatundoprosted"/>
              <w:rPr>
                <w:ins w:id="229" w:author="Šárka Bulawová" w:date="2025-05-26T15:52:00Z" w16du:dateUtc="2025-05-26T13:52:00Z"/>
              </w:rPr>
            </w:pPr>
            <w:ins w:id="230" w:author="Šárka Bulawová" w:date="2025-05-26T15:52:00Z" w16du:dateUtc="2025-05-26T13:52:00Z">
              <w:r w:rsidRPr="0029571D">
                <w:t>SO</w:t>
              </w:r>
            </w:ins>
          </w:p>
        </w:tc>
        <w:tc>
          <w:tcPr>
            <w:tcW w:w="643" w:type="pct"/>
            <w:shd w:val="clear" w:color="auto" w:fill="F2F2F2" w:themeFill="background1" w:themeFillShade="F2"/>
            <w:vAlign w:val="center"/>
            <w:tcPrChange w:id="231" w:author="Šárka Bulawová" w:date="2025-05-26T16:00:00Z" w16du:dateUtc="2025-05-26T14:00:00Z">
              <w:tcPr>
                <w:tcW w:w="643" w:type="pct"/>
                <w:shd w:val="clear" w:color="auto" w:fill="F2F2F2" w:themeFill="background1" w:themeFillShade="F2"/>
                <w:vAlign w:val="center"/>
              </w:tcPr>
            </w:tcPrChange>
          </w:tcPr>
          <w:p w14:paraId="7D5D3BB6" w14:textId="453825EA" w:rsidR="008874CB" w:rsidRPr="0029571D" w:rsidRDefault="008874CB" w:rsidP="0029571D">
            <w:pPr>
              <w:pStyle w:val="Tabulkatundoprosted"/>
              <w:rPr>
                <w:ins w:id="232" w:author="Šárka Bulawová" w:date="2025-05-26T15:52:00Z" w16du:dateUtc="2025-05-26T13:52:00Z"/>
              </w:rPr>
            </w:pPr>
            <w:ins w:id="233" w:author="Šárka Bulawová" w:date="2025-05-26T15:53:00Z" w16du:dateUtc="2025-05-26T13:53:00Z">
              <w:r w:rsidRPr="0029571D">
                <w:t>X ref. bodu</w:t>
              </w:r>
            </w:ins>
          </w:p>
        </w:tc>
        <w:tc>
          <w:tcPr>
            <w:tcW w:w="664" w:type="pct"/>
            <w:shd w:val="clear" w:color="auto" w:fill="F2F2F2" w:themeFill="background1" w:themeFillShade="F2"/>
            <w:tcPrChange w:id="234" w:author="Šárka Bulawová" w:date="2025-05-26T16:00:00Z" w16du:dateUtc="2025-05-26T14:00:00Z">
              <w:tcPr>
                <w:tcW w:w="568" w:type="pct"/>
                <w:shd w:val="clear" w:color="auto" w:fill="F2F2F2" w:themeFill="background1" w:themeFillShade="F2"/>
              </w:tcPr>
            </w:tcPrChange>
          </w:tcPr>
          <w:p w14:paraId="7CC8C1D4" w14:textId="66C84F3B" w:rsidR="008874CB" w:rsidRPr="0029571D" w:rsidRDefault="008874CB" w:rsidP="0029571D">
            <w:pPr>
              <w:pStyle w:val="Tabulkatundoprosted"/>
              <w:rPr>
                <w:ins w:id="235" w:author="Šárka Bulawová" w:date="2025-05-26T15:52:00Z" w16du:dateUtc="2025-05-26T13:52:00Z"/>
              </w:rPr>
            </w:pPr>
            <w:ins w:id="236" w:author="Šárka Bulawová" w:date="2025-05-26T15:53:00Z" w16du:dateUtc="2025-05-26T13:53:00Z">
              <w:r w:rsidRPr="0029571D">
                <w:t>Y ref. bodu</w:t>
              </w:r>
            </w:ins>
          </w:p>
        </w:tc>
        <w:tc>
          <w:tcPr>
            <w:tcW w:w="703" w:type="pct"/>
            <w:shd w:val="clear" w:color="auto" w:fill="F2F2F2" w:themeFill="background1" w:themeFillShade="F2"/>
            <w:tcPrChange w:id="237" w:author="Šárka Bulawová" w:date="2025-05-26T16:00:00Z" w16du:dateUtc="2025-05-26T14:00:00Z">
              <w:tcPr>
                <w:tcW w:w="799" w:type="pct"/>
                <w:gridSpan w:val="2"/>
                <w:shd w:val="clear" w:color="auto" w:fill="F2F2F2" w:themeFill="background1" w:themeFillShade="F2"/>
              </w:tcPr>
            </w:tcPrChange>
          </w:tcPr>
          <w:p w14:paraId="3CC0E704" w14:textId="264C5CD9" w:rsidR="008874CB" w:rsidRPr="0029571D" w:rsidRDefault="008874CB" w:rsidP="0029571D">
            <w:pPr>
              <w:pStyle w:val="Tabulkatundoprosted"/>
              <w:rPr>
                <w:ins w:id="238" w:author="Šárka Bulawová" w:date="2025-05-26T15:52:00Z" w16du:dateUtc="2025-05-26T13:52:00Z"/>
              </w:rPr>
            </w:pPr>
            <w:ins w:id="239" w:author="Šárka Bulawová" w:date="2025-05-26T15:53:00Z" w16du:dateUtc="2025-05-26T13:53:00Z">
              <w:r w:rsidRPr="0029571D">
                <w:t>Z ref. bodu</w:t>
              </w:r>
            </w:ins>
          </w:p>
        </w:tc>
        <w:tc>
          <w:tcPr>
            <w:tcW w:w="782" w:type="pct"/>
            <w:shd w:val="clear" w:color="auto" w:fill="F2F2F2" w:themeFill="background1" w:themeFillShade="F2"/>
            <w:tcPrChange w:id="240" w:author="Šárka Bulawová" w:date="2025-05-26T16:00:00Z" w16du:dateUtc="2025-05-26T14:00:00Z">
              <w:tcPr>
                <w:tcW w:w="782" w:type="pct"/>
                <w:shd w:val="clear" w:color="auto" w:fill="F2F2F2" w:themeFill="background1" w:themeFillShade="F2"/>
              </w:tcPr>
            </w:tcPrChange>
          </w:tcPr>
          <w:p w14:paraId="4F6B47D0" w14:textId="76B4A4EA" w:rsidR="008874CB" w:rsidRPr="0029571D" w:rsidRDefault="008874CB" w:rsidP="0029571D">
            <w:pPr>
              <w:pStyle w:val="Tabulkatundoprosted"/>
              <w:rPr>
                <w:ins w:id="241" w:author="Šárka Bulawová" w:date="2025-05-26T15:52:00Z" w16du:dateUtc="2025-05-26T13:52:00Z"/>
              </w:rPr>
            </w:pPr>
            <w:ins w:id="242" w:author="Šárka Bulawová" w:date="2025-05-26T15:58:00Z" w16du:dateUtc="2025-05-26T13:58:00Z">
              <w:r w:rsidRPr="0029571D">
                <w:t>Referenční bod</w:t>
              </w:r>
            </w:ins>
          </w:p>
        </w:tc>
        <w:tc>
          <w:tcPr>
            <w:tcW w:w="781" w:type="pct"/>
            <w:shd w:val="clear" w:color="auto" w:fill="F2F2F2" w:themeFill="background1" w:themeFillShade="F2"/>
            <w:tcPrChange w:id="243" w:author="Šárka Bulawová" w:date="2025-05-26T16:00:00Z" w16du:dateUtc="2025-05-26T14:00:00Z">
              <w:tcPr>
                <w:tcW w:w="781" w:type="pct"/>
                <w:shd w:val="clear" w:color="auto" w:fill="F2F2F2" w:themeFill="background1" w:themeFillShade="F2"/>
              </w:tcPr>
            </w:tcPrChange>
          </w:tcPr>
          <w:p w14:paraId="302B6E43" w14:textId="5BCCE143" w:rsidR="008874CB" w:rsidRPr="0029571D" w:rsidRDefault="008874CB" w:rsidP="0029571D">
            <w:pPr>
              <w:pStyle w:val="Tabulkatundoprosted"/>
              <w:rPr>
                <w:ins w:id="244" w:author="Šárka Bulawová" w:date="2025-05-26T15:59:00Z" w16du:dateUtc="2025-05-26T13:59:00Z"/>
              </w:rPr>
            </w:pPr>
            <w:ins w:id="245" w:author="Šárka Bulawová" w:date="2025-05-26T15:59:00Z" w16du:dateUtc="2025-05-26T13:59:00Z">
              <w:r w:rsidRPr="0029571D">
                <w:t>Natočení</w:t>
              </w:r>
            </w:ins>
          </w:p>
        </w:tc>
        <w:tc>
          <w:tcPr>
            <w:tcW w:w="858" w:type="pct"/>
            <w:shd w:val="clear" w:color="auto" w:fill="F2F2F2" w:themeFill="background1" w:themeFillShade="F2"/>
            <w:tcPrChange w:id="246" w:author="Šárka Bulawová" w:date="2025-05-26T16:00:00Z" w16du:dateUtc="2025-05-26T14:00:00Z">
              <w:tcPr>
                <w:tcW w:w="859" w:type="pct"/>
                <w:shd w:val="clear" w:color="auto" w:fill="F2F2F2" w:themeFill="background1" w:themeFillShade="F2"/>
              </w:tcPr>
            </w:tcPrChange>
          </w:tcPr>
          <w:p w14:paraId="1405BE24" w14:textId="1B14B994" w:rsidR="008874CB" w:rsidRPr="0029571D" w:rsidRDefault="008874CB" w:rsidP="0029571D">
            <w:pPr>
              <w:pStyle w:val="Tabulkatundoprosted"/>
              <w:rPr>
                <w:ins w:id="247" w:author="Šárka Bulawová" w:date="2025-05-26T15:59:00Z" w16du:dateUtc="2025-05-26T13:59:00Z"/>
              </w:rPr>
            </w:pPr>
            <w:ins w:id="248" w:author="Šárka Bulawová" w:date="2025-05-26T15:59:00Z" w16du:dateUtc="2025-05-26T13:59:00Z">
              <w:r w:rsidRPr="0029571D">
                <w:t>Úroveň 0.000</w:t>
              </w:r>
            </w:ins>
          </w:p>
        </w:tc>
      </w:tr>
      <w:tr w:rsidR="008874CB" w:rsidRPr="000C3B8C" w14:paraId="31F969A1" w14:textId="1CC1ECC3" w:rsidTr="008874CB">
        <w:trPr>
          <w:trHeight w:val="340"/>
          <w:ins w:id="249" w:author="Šárka Bulawová" w:date="2025-05-26T15:52:00Z"/>
          <w:trPrChange w:id="250" w:author="Šárka Bulawová" w:date="2025-05-26T16:00:00Z" w16du:dateUtc="2025-05-26T14:00:00Z">
            <w:trPr>
              <w:trHeight w:val="340"/>
            </w:trPr>
          </w:trPrChange>
        </w:trPr>
        <w:tc>
          <w:tcPr>
            <w:tcW w:w="568" w:type="pct"/>
            <w:vAlign w:val="center"/>
            <w:tcPrChange w:id="251" w:author="Šárka Bulawová" w:date="2025-05-26T16:00:00Z" w16du:dateUtc="2025-05-26T14:00:00Z">
              <w:tcPr>
                <w:tcW w:w="569" w:type="pct"/>
                <w:vAlign w:val="center"/>
              </w:tcPr>
            </w:tcPrChange>
          </w:tcPr>
          <w:p w14:paraId="0C2FDD91" w14:textId="77777777" w:rsidR="008874CB" w:rsidRPr="00C01C5A" w:rsidRDefault="008874CB" w:rsidP="001559BF">
            <w:pPr>
              <w:pStyle w:val="Tabulka"/>
              <w:rPr>
                <w:ins w:id="252" w:author="Šárka Bulawová" w:date="2025-05-26T15:52:00Z" w16du:dateUtc="2025-05-26T13:52:00Z"/>
                <w:rStyle w:val="Instrukce"/>
                <w:i w:val="0"/>
                <w:color w:val="auto"/>
              </w:rPr>
            </w:pPr>
          </w:p>
        </w:tc>
        <w:tc>
          <w:tcPr>
            <w:tcW w:w="643" w:type="pct"/>
            <w:vAlign w:val="center"/>
            <w:tcPrChange w:id="253" w:author="Šárka Bulawová" w:date="2025-05-26T16:00:00Z" w16du:dateUtc="2025-05-26T14:00:00Z">
              <w:tcPr>
                <w:tcW w:w="643" w:type="pct"/>
                <w:vAlign w:val="center"/>
              </w:tcPr>
            </w:tcPrChange>
          </w:tcPr>
          <w:p w14:paraId="2353AE3D" w14:textId="77777777" w:rsidR="008874CB" w:rsidRPr="000C3B8C" w:rsidRDefault="008874CB" w:rsidP="001559BF">
            <w:pPr>
              <w:pStyle w:val="Tabulkanormln"/>
              <w:rPr>
                <w:ins w:id="254" w:author="Šárka Bulawová" w:date="2025-05-26T15:52:00Z" w16du:dateUtc="2025-05-26T13:52:00Z"/>
                <w:rStyle w:val="Instrukce"/>
                <w:i w:val="0"/>
                <w:color w:val="auto"/>
              </w:rPr>
            </w:pPr>
          </w:p>
        </w:tc>
        <w:tc>
          <w:tcPr>
            <w:tcW w:w="664" w:type="pct"/>
            <w:tcPrChange w:id="255" w:author="Šárka Bulawová" w:date="2025-05-26T16:00:00Z" w16du:dateUtc="2025-05-26T14:00:00Z">
              <w:tcPr>
                <w:tcW w:w="568" w:type="pct"/>
              </w:tcPr>
            </w:tcPrChange>
          </w:tcPr>
          <w:p w14:paraId="5C50143A" w14:textId="77777777" w:rsidR="008874CB" w:rsidRPr="000C3B8C" w:rsidRDefault="008874CB" w:rsidP="001559BF">
            <w:pPr>
              <w:pStyle w:val="Tabulkanormln"/>
              <w:rPr>
                <w:ins w:id="256" w:author="Šárka Bulawová" w:date="2025-05-26T15:52:00Z" w16du:dateUtc="2025-05-26T13:52:00Z"/>
                <w:rStyle w:val="Instrukce"/>
                <w:i w:val="0"/>
                <w:color w:val="auto"/>
              </w:rPr>
            </w:pPr>
          </w:p>
        </w:tc>
        <w:tc>
          <w:tcPr>
            <w:tcW w:w="703" w:type="pct"/>
            <w:tcPrChange w:id="257" w:author="Šárka Bulawová" w:date="2025-05-26T16:00:00Z" w16du:dateUtc="2025-05-26T14:00:00Z">
              <w:tcPr>
                <w:tcW w:w="799" w:type="pct"/>
                <w:gridSpan w:val="2"/>
              </w:tcPr>
            </w:tcPrChange>
          </w:tcPr>
          <w:p w14:paraId="0724EC83" w14:textId="77777777" w:rsidR="008874CB" w:rsidRPr="000C3B8C" w:rsidRDefault="008874CB" w:rsidP="001559BF">
            <w:pPr>
              <w:pStyle w:val="Tabulkanormln"/>
              <w:rPr>
                <w:ins w:id="258" w:author="Šárka Bulawová" w:date="2025-05-26T15:52:00Z" w16du:dateUtc="2025-05-26T13:52:00Z"/>
                <w:rStyle w:val="Instrukce"/>
                <w:i w:val="0"/>
                <w:color w:val="auto"/>
              </w:rPr>
            </w:pPr>
          </w:p>
        </w:tc>
        <w:tc>
          <w:tcPr>
            <w:tcW w:w="782" w:type="pct"/>
            <w:tcPrChange w:id="259" w:author="Šárka Bulawová" w:date="2025-05-26T16:00:00Z" w16du:dateUtc="2025-05-26T14:00:00Z">
              <w:tcPr>
                <w:tcW w:w="782" w:type="pct"/>
              </w:tcPr>
            </w:tcPrChange>
          </w:tcPr>
          <w:p w14:paraId="2E91FF3C" w14:textId="77777777" w:rsidR="008874CB" w:rsidRPr="000C3B8C" w:rsidRDefault="008874CB" w:rsidP="001559BF">
            <w:pPr>
              <w:pStyle w:val="Tabulkanormln"/>
              <w:rPr>
                <w:ins w:id="260" w:author="Šárka Bulawová" w:date="2025-05-26T15:52:00Z" w16du:dateUtc="2025-05-26T13:52:00Z"/>
                <w:rStyle w:val="Instrukce"/>
                <w:i w:val="0"/>
                <w:color w:val="auto"/>
              </w:rPr>
            </w:pPr>
          </w:p>
        </w:tc>
        <w:tc>
          <w:tcPr>
            <w:tcW w:w="781" w:type="pct"/>
            <w:tcPrChange w:id="261" w:author="Šárka Bulawová" w:date="2025-05-26T16:00:00Z" w16du:dateUtc="2025-05-26T14:00:00Z">
              <w:tcPr>
                <w:tcW w:w="781" w:type="pct"/>
              </w:tcPr>
            </w:tcPrChange>
          </w:tcPr>
          <w:p w14:paraId="5F90E3F9" w14:textId="77777777" w:rsidR="008874CB" w:rsidRPr="000C3B8C" w:rsidRDefault="008874CB" w:rsidP="001559BF">
            <w:pPr>
              <w:pStyle w:val="Tabulkanormln"/>
              <w:rPr>
                <w:ins w:id="262" w:author="Šárka Bulawová" w:date="2025-05-26T15:59:00Z" w16du:dateUtc="2025-05-26T13:59:00Z"/>
                <w:rStyle w:val="Instrukce"/>
                <w:i w:val="0"/>
                <w:color w:val="auto"/>
              </w:rPr>
            </w:pPr>
          </w:p>
        </w:tc>
        <w:tc>
          <w:tcPr>
            <w:tcW w:w="858" w:type="pct"/>
            <w:tcPrChange w:id="263" w:author="Šárka Bulawová" w:date="2025-05-26T16:00:00Z" w16du:dateUtc="2025-05-26T14:00:00Z">
              <w:tcPr>
                <w:tcW w:w="859" w:type="pct"/>
              </w:tcPr>
            </w:tcPrChange>
          </w:tcPr>
          <w:p w14:paraId="0183CE81" w14:textId="77777777" w:rsidR="008874CB" w:rsidRPr="000C3B8C" w:rsidRDefault="008874CB" w:rsidP="001559BF">
            <w:pPr>
              <w:pStyle w:val="Tabulkanormln"/>
              <w:rPr>
                <w:ins w:id="264" w:author="Šárka Bulawová" w:date="2025-05-26T15:59:00Z" w16du:dateUtc="2025-05-26T13:59:00Z"/>
                <w:rStyle w:val="Instrukce"/>
                <w:i w:val="0"/>
                <w:color w:val="auto"/>
              </w:rPr>
            </w:pPr>
          </w:p>
        </w:tc>
      </w:tr>
    </w:tbl>
    <w:p w14:paraId="50654E83" w14:textId="5A7D56B7" w:rsidR="00D46C9A" w:rsidRPr="009306C3" w:rsidRDefault="00310CA8" w:rsidP="00310CA8">
      <w:pPr>
        <w:pStyle w:val="Normlnbezodsazen"/>
        <w:rPr>
          <w:rStyle w:val="Instrukce"/>
          <w:i w:val="0"/>
          <w:color w:val="auto"/>
        </w:rPr>
      </w:pPr>
      <w:ins w:id="265" w:author="Šárka Bulawová" w:date="2025-05-26T15:52:00Z">
        <w:r w:rsidRPr="00310CA8">
          <w:t>Globálním souřadným systémem bude S-JTSK, Bpv. Model bude do tohoto souřadného systému umístěn prostřednictvím tzv. sdílených souřadnic.</w:t>
        </w:r>
      </w:ins>
    </w:p>
    <w:p w14:paraId="2D81E472" w14:textId="317637DD" w:rsidR="00D95DC4" w:rsidRDefault="00C35A5E" w:rsidP="00D95DC4">
      <w:pPr>
        <w:pStyle w:val="Nadpis2"/>
      </w:pPr>
      <w:bookmarkStart w:id="266" w:name="_Toc198799345"/>
      <w:bookmarkStart w:id="267" w:name="_Toc145075952"/>
      <w:bookmarkStart w:id="268" w:name="_Toc198646098"/>
      <w:bookmarkStart w:id="269" w:name="_Toc198799346"/>
      <w:bookmarkEnd w:id="266"/>
      <w:r>
        <w:t>S</w:t>
      </w:r>
      <w:r w:rsidR="00D95DC4">
        <w:t>ložení realizačního týmu</w:t>
      </w:r>
      <w:bookmarkEnd w:id="267"/>
      <w:bookmarkEnd w:id="268"/>
      <w:bookmarkEnd w:id="269"/>
    </w:p>
    <w:p w14:paraId="6B25B8C3" w14:textId="7F3FDB18" w:rsidR="00D95DC4" w:rsidRDefault="00381FA1" w:rsidP="00381FA1">
      <w:pPr>
        <w:pStyle w:val="Tabulkanormln"/>
        <w:rPr>
          <w:ins w:id="270" w:author="Šárka Bulawová" w:date="2025-05-26T14:26:00Z" w16du:dateUtc="2025-05-26T12:26:00Z"/>
          <w:rStyle w:val="Instrukce"/>
          <w:i w:val="0"/>
          <w:color w:val="auto"/>
        </w:rPr>
      </w:pPr>
      <w:ins w:id="271" w:author="Šárka Bulawová" w:date="2025-05-23T12:43:00Z" w16du:dateUtc="2025-05-23T10:43:00Z">
        <w:r w:rsidRPr="00BA11DE">
          <w:rPr>
            <w:rStyle w:val="Instrukce"/>
            <w:i w:val="0"/>
            <w:color w:val="auto"/>
          </w:rPr>
          <w:t xml:space="preserve">Složení realizačního týmu je </w:t>
        </w:r>
      </w:ins>
      <w:ins w:id="272" w:author="Šárka Bulawová" w:date="2025-05-26T14:30:00Z" w16du:dateUtc="2025-05-26T12:30:00Z">
        <w:r w:rsidR="004B055F">
          <w:rPr>
            <w:rStyle w:val="Instrukce"/>
            <w:i w:val="0"/>
            <w:color w:val="auto"/>
          </w:rPr>
          <w:t xml:space="preserve">definováno </w:t>
        </w:r>
      </w:ins>
      <w:ins w:id="273" w:author="Šárka Bulawová" w:date="2025-05-23T12:43:00Z" w16du:dateUtc="2025-05-23T10:43:00Z">
        <w:r w:rsidRPr="004B055F">
          <w:rPr>
            <w:rStyle w:val="Instrukce"/>
            <w:i w:val="0"/>
            <w:color w:val="auto"/>
            <w:highlight w:val="yellow"/>
            <w:rPrChange w:id="274" w:author="Šárka Bulawová" w:date="2025-05-26T14:30:00Z" w16du:dateUtc="2025-05-26T12:30:00Z">
              <w:rPr>
                <w:rStyle w:val="Instrukce"/>
                <w:i w:val="0"/>
                <w:color w:val="auto"/>
              </w:rPr>
            </w:rPrChange>
          </w:rPr>
          <w:t>v příloze</w:t>
        </w:r>
        <w:r w:rsidRPr="00381FA1">
          <w:rPr>
            <w:rStyle w:val="Instrukce"/>
            <w:i w:val="0"/>
            <w:color w:val="auto"/>
          </w:rPr>
          <w:t xml:space="preserve"> </w:t>
        </w:r>
      </w:ins>
      <w:ins w:id="275" w:author="Šárka Bulawová" w:date="2025-05-23T12:45:00Z" w16du:dateUtc="2025-05-23T10:45:00Z">
        <w:r w:rsidR="00002124" w:rsidRPr="00BA11DE">
          <w:rPr>
            <w:rStyle w:val="Instrukce"/>
            <w:i w:val="0"/>
            <w:color w:val="auto"/>
            <w:highlight w:val="yellow"/>
          </w:rPr>
          <w:t>xx</w:t>
        </w:r>
        <w:r w:rsidR="00002124" w:rsidRPr="004B055F">
          <w:rPr>
            <w:rStyle w:val="Instrukce"/>
            <w:i w:val="0"/>
            <w:color w:val="auto"/>
            <w:highlight w:val="yellow"/>
          </w:rPr>
          <w:t>x</w:t>
        </w:r>
      </w:ins>
      <w:ins w:id="276" w:author="Šárka Bulawová" w:date="2025-05-26T14:30:00Z" w16du:dateUtc="2025-05-26T12:30:00Z">
        <w:r w:rsidR="004B055F" w:rsidRPr="004B055F">
          <w:rPr>
            <w:rStyle w:val="Instrukce"/>
            <w:i w:val="0"/>
            <w:color w:val="auto"/>
            <w:highlight w:val="yellow"/>
            <w:rPrChange w:id="277" w:author="Šárka Bulawová" w:date="2025-05-26T14:30:00Z" w16du:dateUtc="2025-05-26T12:30:00Z">
              <w:rPr>
                <w:rStyle w:val="Instrukce"/>
                <w:i w:val="0"/>
                <w:color w:val="auto"/>
              </w:rPr>
            </w:rPrChange>
          </w:rPr>
          <w:t xml:space="preserve"> nebo</w:t>
        </w:r>
        <w:r w:rsidR="004B055F">
          <w:rPr>
            <w:rStyle w:val="Instrukce"/>
            <w:i w:val="0"/>
            <w:color w:val="auto"/>
          </w:rPr>
          <w:t xml:space="preserve"> </w:t>
        </w:r>
        <w:r w:rsidR="004B055F" w:rsidRPr="004B055F">
          <w:rPr>
            <w:rStyle w:val="Instrukce"/>
            <w:i w:val="0"/>
            <w:color w:val="auto"/>
            <w:highlight w:val="yellow"/>
            <w:rPrChange w:id="278" w:author="Šárka Bulawová" w:date="2025-05-26T14:30:00Z" w16du:dateUtc="2025-05-26T12:30:00Z">
              <w:rPr>
                <w:rStyle w:val="Instrukce"/>
                <w:i w:val="0"/>
                <w:color w:val="auto"/>
              </w:rPr>
            </w:rPrChange>
          </w:rPr>
          <w:t>níže</w:t>
        </w:r>
      </w:ins>
    </w:p>
    <w:tbl>
      <w:tblPr>
        <w:tblStyle w:val="Mkatabulky"/>
        <w:tblW w:w="4819" w:type="pct"/>
        <w:tblBorders>
          <w:top w:val="single" w:sz="4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  <w:tblPrChange w:id="279" w:author="Šárka Bulawová" w:date="2025-05-26T14:29:00Z" w16du:dateUtc="2025-05-26T12:29:00Z">
          <w:tblPr>
            <w:tblStyle w:val="Mkatabulky"/>
            <w:tblW w:w="4819" w:type="pct"/>
            <w:tblBorders>
              <w:top w:val="single" w:sz="4" w:space="0" w:color="auto"/>
              <w:left w:val="none" w:sz="0" w:space="0" w:color="auto"/>
              <w:bottom w:val="none" w:sz="0" w:space="0" w:color="auto"/>
              <w:right w:val="none" w:sz="0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1701"/>
        <w:gridCol w:w="1702"/>
        <w:gridCol w:w="2126"/>
        <w:gridCol w:w="1985"/>
        <w:gridCol w:w="1557"/>
        <w:tblGridChange w:id="280">
          <w:tblGrid>
            <w:gridCol w:w="1701"/>
            <w:gridCol w:w="1560"/>
            <w:gridCol w:w="142"/>
            <w:gridCol w:w="2126"/>
            <w:gridCol w:w="1985"/>
            <w:gridCol w:w="1557"/>
          </w:tblGrid>
        </w:tblGridChange>
      </w:tblGrid>
      <w:tr w:rsidR="004B055F" w:rsidRPr="00356C7C" w14:paraId="1002B8EA" w14:textId="265C549D" w:rsidTr="004B055F">
        <w:trPr>
          <w:trHeight w:val="340"/>
          <w:ins w:id="281" w:author="Šárka Bulawová" w:date="2025-05-26T14:27:00Z"/>
          <w:trPrChange w:id="282" w:author="Šárka Bulawová" w:date="2025-05-26T14:29:00Z" w16du:dateUtc="2025-05-26T12:29:00Z">
            <w:trPr>
              <w:trHeight w:val="340"/>
            </w:trPr>
          </w:trPrChange>
        </w:trPr>
        <w:tc>
          <w:tcPr>
            <w:tcW w:w="938" w:type="pct"/>
            <w:shd w:val="clear" w:color="auto" w:fill="F2F2F2" w:themeFill="background1" w:themeFillShade="F2"/>
            <w:vAlign w:val="center"/>
            <w:tcPrChange w:id="283" w:author="Šárka Bulawová" w:date="2025-05-26T14:29:00Z" w16du:dateUtc="2025-05-26T12:29:00Z">
              <w:tcPr>
                <w:tcW w:w="938" w:type="pct"/>
                <w:shd w:val="clear" w:color="auto" w:fill="F2F2F2" w:themeFill="background1" w:themeFillShade="F2"/>
                <w:vAlign w:val="center"/>
              </w:tcPr>
            </w:tcPrChange>
          </w:tcPr>
          <w:p w14:paraId="7B006D16" w14:textId="2E4D292B" w:rsidR="00F93272" w:rsidRPr="004B055F" w:rsidRDefault="006E53C7" w:rsidP="004B055F">
            <w:pPr>
              <w:pStyle w:val="Tabulkatundoprosted"/>
              <w:rPr>
                <w:ins w:id="284" w:author="Šárka Bulawová" w:date="2025-05-26T14:27:00Z" w16du:dateUtc="2025-05-26T12:27:00Z"/>
              </w:rPr>
            </w:pPr>
            <w:ins w:id="285" w:author="Šárka Bulawová" w:date="2025-05-26T14:28:00Z" w16du:dateUtc="2025-05-26T12:28:00Z">
              <w:r w:rsidRPr="004B055F">
                <w:t>Profese / role</w:t>
              </w:r>
            </w:ins>
          </w:p>
        </w:tc>
        <w:tc>
          <w:tcPr>
            <w:tcW w:w="938" w:type="pct"/>
            <w:shd w:val="clear" w:color="auto" w:fill="F2F2F2" w:themeFill="background1" w:themeFillShade="F2"/>
            <w:vAlign w:val="center"/>
            <w:tcPrChange w:id="286" w:author="Šárka Bulawová" w:date="2025-05-26T14:29:00Z" w16du:dateUtc="2025-05-26T12:29:00Z">
              <w:tcPr>
                <w:tcW w:w="860" w:type="pct"/>
                <w:shd w:val="clear" w:color="auto" w:fill="F2F2F2" w:themeFill="background1" w:themeFillShade="F2"/>
                <w:vAlign w:val="center"/>
              </w:tcPr>
            </w:tcPrChange>
          </w:tcPr>
          <w:p w14:paraId="5A65D755" w14:textId="64AF7AA5" w:rsidR="00F93272" w:rsidRPr="004B055F" w:rsidRDefault="006E53C7">
            <w:pPr>
              <w:pStyle w:val="Tabulkatundoprosted"/>
              <w:rPr>
                <w:ins w:id="287" w:author="Šárka Bulawová" w:date="2025-05-26T14:27:00Z" w16du:dateUtc="2025-05-26T12:27:00Z"/>
              </w:rPr>
              <w:pPrChange w:id="288" w:author="Šárka Bulawová" w:date="2025-05-26T14:30:00Z" w16du:dateUtc="2025-05-26T12:30:00Z">
                <w:pPr>
                  <w:pStyle w:val="Tabulkatundoprosted"/>
                  <w:jc w:val="left"/>
                </w:pPr>
              </w:pPrChange>
            </w:pPr>
            <w:ins w:id="289" w:author="Šárka Bulawová" w:date="2025-05-26T14:28:00Z" w16du:dateUtc="2025-05-26T12:28:00Z">
              <w:r w:rsidRPr="004B055F">
                <w:t>Firma</w:t>
              </w:r>
            </w:ins>
          </w:p>
        </w:tc>
        <w:tc>
          <w:tcPr>
            <w:tcW w:w="1172" w:type="pct"/>
            <w:shd w:val="clear" w:color="auto" w:fill="F2F2F2" w:themeFill="background1" w:themeFillShade="F2"/>
            <w:tcPrChange w:id="290" w:author="Šárka Bulawová" w:date="2025-05-26T14:29:00Z" w16du:dateUtc="2025-05-26T12:29:00Z">
              <w:tcPr>
                <w:tcW w:w="1250" w:type="pct"/>
                <w:gridSpan w:val="2"/>
                <w:shd w:val="clear" w:color="auto" w:fill="F2F2F2" w:themeFill="background1" w:themeFillShade="F2"/>
              </w:tcPr>
            </w:tcPrChange>
          </w:tcPr>
          <w:p w14:paraId="003F7A14" w14:textId="667AE06C" w:rsidR="00F93272" w:rsidRPr="004B055F" w:rsidRDefault="006E53C7">
            <w:pPr>
              <w:pStyle w:val="Tabulkatundoprosted"/>
              <w:rPr>
                <w:ins w:id="291" w:author="Šárka Bulawová" w:date="2025-05-26T14:27:00Z" w16du:dateUtc="2025-05-26T12:27:00Z"/>
              </w:rPr>
              <w:pPrChange w:id="292" w:author="Šárka Bulawová" w:date="2025-05-26T14:30:00Z" w16du:dateUtc="2025-05-26T12:30:00Z">
                <w:pPr>
                  <w:pStyle w:val="Tabulkatundoprosted"/>
                  <w:jc w:val="left"/>
                </w:pPr>
              </w:pPrChange>
            </w:pPr>
            <w:ins w:id="293" w:author="Šárka Bulawová" w:date="2025-05-26T14:28:00Z" w16du:dateUtc="2025-05-26T12:28:00Z">
              <w:r w:rsidRPr="004B055F">
                <w:t>Jméno a příjmení</w:t>
              </w:r>
            </w:ins>
          </w:p>
        </w:tc>
        <w:tc>
          <w:tcPr>
            <w:tcW w:w="1094" w:type="pct"/>
            <w:shd w:val="clear" w:color="auto" w:fill="F2F2F2" w:themeFill="background1" w:themeFillShade="F2"/>
            <w:tcPrChange w:id="294" w:author="Šárka Bulawová" w:date="2025-05-26T14:29:00Z" w16du:dateUtc="2025-05-26T12:29:00Z">
              <w:tcPr>
                <w:tcW w:w="1094" w:type="pct"/>
                <w:shd w:val="clear" w:color="auto" w:fill="F2F2F2" w:themeFill="background1" w:themeFillShade="F2"/>
              </w:tcPr>
            </w:tcPrChange>
          </w:tcPr>
          <w:p w14:paraId="48696F1F" w14:textId="1D20DFB9" w:rsidR="00F93272" w:rsidRPr="004B055F" w:rsidRDefault="00C01C5A">
            <w:pPr>
              <w:pStyle w:val="Tabulkatundoprosted"/>
              <w:rPr>
                <w:ins w:id="295" w:author="Šárka Bulawová" w:date="2025-05-26T14:27:00Z" w16du:dateUtc="2025-05-26T12:27:00Z"/>
              </w:rPr>
              <w:pPrChange w:id="296" w:author="Šárka Bulawová" w:date="2025-05-26T14:30:00Z" w16du:dateUtc="2025-05-26T12:30:00Z">
                <w:pPr>
                  <w:pStyle w:val="Tabulkatundoprosted"/>
                  <w:jc w:val="left"/>
                </w:pPr>
              </w:pPrChange>
            </w:pPr>
            <w:ins w:id="297" w:author="Šárka Bulawová" w:date="2025-05-26T14:28:00Z" w16du:dateUtc="2025-05-26T12:28:00Z">
              <w:r w:rsidRPr="004B055F">
                <w:t>Email</w:t>
              </w:r>
            </w:ins>
          </w:p>
        </w:tc>
        <w:tc>
          <w:tcPr>
            <w:tcW w:w="858" w:type="pct"/>
            <w:shd w:val="clear" w:color="auto" w:fill="F2F2F2" w:themeFill="background1" w:themeFillShade="F2"/>
            <w:tcPrChange w:id="298" w:author="Šárka Bulawová" w:date="2025-05-26T14:29:00Z" w16du:dateUtc="2025-05-26T12:29:00Z">
              <w:tcPr>
                <w:tcW w:w="858" w:type="pct"/>
                <w:shd w:val="clear" w:color="auto" w:fill="F2F2F2" w:themeFill="background1" w:themeFillShade="F2"/>
              </w:tcPr>
            </w:tcPrChange>
          </w:tcPr>
          <w:p w14:paraId="3F26D511" w14:textId="051A0964" w:rsidR="00F93272" w:rsidRPr="004B055F" w:rsidRDefault="00C01C5A">
            <w:pPr>
              <w:pStyle w:val="Tabulkatundoprosted"/>
              <w:rPr>
                <w:ins w:id="299" w:author="Šárka Bulawová" w:date="2025-05-26T14:27:00Z" w16du:dateUtc="2025-05-26T12:27:00Z"/>
              </w:rPr>
              <w:pPrChange w:id="300" w:author="Šárka Bulawová" w:date="2025-05-26T14:30:00Z" w16du:dateUtc="2025-05-26T12:30:00Z">
                <w:pPr>
                  <w:pStyle w:val="Tabulkatundoprosted"/>
                  <w:jc w:val="left"/>
                </w:pPr>
              </w:pPrChange>
            </w:pPr>
            <w:ins w:id="301" w:author="Šárka Bulawová" w:date="2025-05-26T14:28:00Z" w16du:dateUtc="2025-05-26T12:28:00Z">
              <w:r w:rsidRPr="004B055F">
                <w:t>Telefon</w:t>
              </w:r>
            </w:ins>
          </w:p>
        </w:tc>
      </w:tr>
      <w:tr w:rsidR="004B055F" w:rsidRPr="000C3B8C" w14:paraId="185887AA" w14:textId="61789931" w:rsidTr="004B055F">
        <w:trPr>
          <w:trHeight w:val="340"/>
          <w:ins w:id="302" w:author="Šárka Bulawová" w:date="2025-05-26T14:27:00Z"/>
          <w:trPrChange w:id="303" w:author="Šárka Bulawová" w:date="2025-05-26T14:29:00Z" w16du:dateUtc="2025-05-26T12:29:00Z">
            <w:trPr>
              <w:trHeight w:val="340"/>
            </w:trPr>
          </w:trPrChange>
        </w:trPr>
        <w:tc>
          <w:tcPr>
            <w:tcW w:w="938" w:type="pct"/>
            <w:vAlign w:val="center"/>
            <w:tcPrChange w:id="304" w:author="Šárka Bulawová" w:date="2025-05-26T14:29:00Z" w16du:dateUtc="2025-05-26T12:29:00Z">
              <w:tcPr>
                <w:tcW w:w="938" w:type="pct"/>
                <w:vAlign w:val="center"/>
              </w:tcPr>
            </w:tcPrChange>
          </w:tcPr>
          <w:p w14:paraId="537CA519" w14:textId="7F9B088B" w:rsidR="00F93272" w:rsidRPr="00C01C5A" w:rsidRDefault="00F93272">
            <w:pPr>
              <w:pStyle w:val="Tabulka"/>
              <w:rPr>
                <w:ins w:id="305" w:author="Šárka Bulawová" w:date="2025-05-26T14:27:00Z" w16du:dateUtc="2025-05-26T12:27:00Z"/>
                <w:rStyle w:val="Instrukce"/>
                <w:i w:val="0"/>
                <w:color w:val="auto"/>
              </w:rPr>
              <w:pPrChange w:id="306" w:author="Šárka Bulawová" w:date="2025-05-26T14:28:00Z" w16du:dateUtc="2025-05-26T12:28:00Z">
                <w:pPr>
                  <w:pStyle w:val="Tabulkanormln"/>
                </w:pPr>
              </w:pPrChange>
            </w:pPr>
          </w:p>
        </w:tc>
        <w:tc>
          <w:tcPr>
            <w:tcW w:w="938" w:type="pct"/>
            <w:vAlign w:val="center"/>
            <w:tcPrChange w:id="307" w:author="Šárka Bulawová" w:date="2025-05-26T14:29:00Z" w16du:dateUtc="2025-05-26T12:29:00Z">
              <w:tcPr>
                <w:tcW w:w="860" w:type="pct"/>
                <w:vAlign w:val="center"/>
              </w:tcPr>
            </w:tcPrChange>
          </w:tcPr>
          <w:p w14:paraId="6FD6A3D8" w14:textId="26AEAD22" w:rsidR="00F93272" w:rsidRPr="000C3B8C" w:rsidRDefault="00F93272" w:rsidP="00122EFC">
            <w:pPr>
              <w:pStyle w:val="Tabulkanormln"/>
              <w:rPr>
                <w:ins w:id="308" w:author="Šárka Bulawová" w:date="2025-05-26T14:27:00Z" w16du:dateUtc="2025-05-26T12:27:00Z"/>
                <w:rStyle w:val="Instrukce"/>
                <w:i w:val="0"/>
                <w:color w:val="auto"/>
              </w:rPr>
            </w:pPr>
          </w:p>
        </w:tc>
        <w:tc>
          <w:tcPr>
            <w:tcW w:w="1172" w:type="pct"/>
            <w:tcPrChange w:id="309" w:author="Šárka Bulawová" w:date="2025-05-26T14:29:00Z" w16du:dateUtc="2025-05-26T12:29:00Z">
              <w:tcPr>
                <w:tcW w:w="1250" w:type="pct"/>
                <w:gridSpan w:val="2"/>
              </w:tcPr>
            </w:tcPrChange>
          </w:tcPr>
          <w:p w14:paraId="4B24C441" w14:textId="77777777" w:rsidR="00F93272" w:rsidRPr="000C3B8C" w:rsidRDefault="00F93272" w:rsidP="00122EFC">
            <w:pPr>
              <w:pStyle w:val="Tabulkanormln"/>
              <w:rPr>
                <w:ins w:id="310" w:author="Šárka Bulawová" w:date="2025-05-26T14:27:00Z" w16du:dateUtc="2025-05-26T12:27:00Z"/>
                <w:rStyle w:val="Instrukce"/>
                <w:i w:val="0"/>
                <w:color w:val="auto"/>
              </w:rPr>
            </w:pPr>
          </w:p>
        </w:tc>
        <w:tc>
          <w:tcPr>
            <w:tcW w:w="1094" w:type="pct"/>
            <w:tcPrChange w:id="311" w:author="Šárka Bulawová" w:date="2025-05-26T14:29:00Z" w16du:dateUtc="2025-05-26T12:29:00Z">
              <w:tcPr>
                <w:tcW w:w="1094" w:type="pct"/>
              </w:tcPr>
            </w:tcPrChange>
          </w:tcPr>
          <w:p w14:paraId="0732EF12" w14:textId="77777777" w:rsidR="00F93272" w:rsidRPr="000C3B8C" w:rsidRDefault="00F93272" w:rsidP="00122EFC">
            <w:pPr>
              <w:pStyle w:val="Tabulkanormln"/>
              <w:rPr>
                <w:ins w:id="312" w:author="Šárka Bulawová" w:date="2025-05-26T14:27:00Z" w16du:dateUtc="2025-05-26T12:27:00Z"/>
                <w:rStyle w:val="Instrukce"/>
                <w:i w:val="0"/>
                <w:color w:val="auto"/>
              </w:rPr>
            </w:pPr>
          </w:p>
        </w:tc>
        <w:tc>
          <w:tcPr>
            <w:tcW w:w="858" w:type="pct"/>
            <w:tcPrChange w:id="313" w:author="Šárka Bulawová" w:date="2025-05-26T14:29:00Z" w16du:dateUtc="2025-05-26T12:29:00Z">
              <w:tcPr>
                <w:tcW w:w="858" w:type="pct"/>
              </w:tcPr>
            </w:tcPrChange>
          </w:tcPr>
          <w:p w14:paraId="6A99C6B6" w14:textId="0136CE9C" w:rsidR="00F93272" w:rsidRPr="000C3B8C" w:rsidRDefault="00F93272" w:rsidP="00122EFC">
            <w:pPr>
              <w:pStyle w:val="Tabulkanormln"/>
              <w:rPr>
                <w:ins w:id="314" w:author="Šárka Bulawová" w:date="2025-05-26T14:27:00Z" w16du:dateUtc="2025-05-26T12:27:00Z"/>
                <w:rStyle w:val="Instrukce"/>
                <w:i w:val="0"/>
                <w:color w:val="auto"/>
              </w:rPr>
            </w:pPr>
          </w:p>
        </w:tc>
      </w:tr>
      <w:tr w:rsidR="004B055F" w:rsidRPr="000C3B8C" w14:paraId="08DBF20C" w14:textId="7AD68D01" w:rsidTr="004B055F">
        <w:trPr>
          <w:trHeight w:val="340"/>
          <w:ins w:id="315" w:author="Šárka Bulawová" w:date="2025-05-26T14:27:00Z"/>
          <w:trPrChange w:id="316" w:author="Šárka Bulawová" w:date="2025-05-26T14:29:00Z" w16du:dateUtc="2025-05-26T12:29:00Z">
            <w:trPr>
              <w:trHeight w:val="340"/>
            </w:trPr>
          </w:trPrChange>
        </w:trPr>
        <w:tc>
          <w:tcPr>
            <w:tcW w:w="938" w:type="pct"/>
            <w:vAlign w:val="center"/>
            <w:tcPrChange w:id="317" w:author="Šárka Bulawová" w:date="2025-05-26T14:29:00Z" w16du:dateUtc="2025-05-26T12:29:00Z">
              <w:tcPr>
                <w:tcW w:w="938" w:type="pct"/>
                <w:vAlign w:val="center"/>
              </w:tcPr>
            </w:tcPrChange>
          </w:tcPr>
          <w:p w14:paraId="17593158" w14:textId="77777777" w:rsidR="00F93272" w:rsidRPr="000C3B8C" w:rsidRDefault="00F93272" w:rsidP="00122EFC">
            <w:pPr>
              <w:pStyle w:val="Tabulkanormln"/>
              <w:rPr>
                <w:ins w:id="318" w:author="Šárka Bulawová" w:date="2025-05-26T14:27:00Z" w16du:dateUtc="2025-05-26T12:27:00Z"/>
                <w:rStyle w:val="Instrukce"/>
                <w:i w:val="0"/>
                <w:color w:val="auto"/>
              </w:rPr>
            </w:pPr>
          </w:p>
        </w:tc>
        <w:tc>
          <w:tcPr>
            <w:tcW w:w="938" w:type="pct"/>
            <w:vAlign w:val="center"/>
            <w:tcPrChange w:id="319" w:author="Šárka Bulawová" w:date="2025-05-26T14:29:00Z" w16du:dateUtc="2025-05-26T12:29:00Z">
              <w:tcPr>
                <w:tcW w:w="860" w:type="pct"/>
                <w:vAlign w:val="center"/>
              </w:tcPr>
            </w:tcPrChange>
          </w:tcPr>
          <w:p w14:paraId="53C6B35E" w14:textId="77777777" w:rsidR="00F93272" w:rsidRPr="000C3B8C" w:rsidRDefault="00F93272" w:rsidP="00122EFC">
            <w:pPr>
              <w:pStyle w:val="Tabulkanormln"/>
              <w:rPr>
                <w:ins w:id="320" w:author="Šárka Bulawová" w:date="2025-05-26T14:27:00Z" w16du:dateUtc="2025-05-26T12:27:00Z"/>
                <w:rStyle w:val="Instrukce"/>
                <w:i w:val="0"/>
                <w:color w:val="auto"/>
              </w:rPr>
            </w:pPr>
          </w:p>
        </w:tc>
        <w:tc>
          <w:tcPr>
            <w:tcW w:w="1172" w:type="pct"/>
            <w:tcPrChange w:id="321" w:author="Šárka Bulawová" w:date="2025-05-26T14:29:00Z" w16du:dateUtc="2025-05-26T12:29:00Z">
              <w:tcPr>
                <w:tcW w:w="1250" w:type="pct"/>
                <w:gridSpan w:val="2"/>
              </w:tcPr>
            </w:tcPrChange>
          </w:tcPr>
          <w:p w14:paraId="425832CD" w14:textId="77777777" w:rsidR="00F93272" w:rsidRPr="000C3B8C" w:rsidRDefault="00F93272" w:rsidP="00122EFC">
            <w:pPr>
              <w:pStyle w:val="Tabulkanormln"/>
              <w:rPr>
                <w:ins w:id="322" w:author="Šárka Bulawová" w:date="2025-05-26T14:27:00Z" w16du:dateUtc="2025-05-26T12:27:00Z"/>
                <w:rStyle w:val="Instrukce"/>
                <w:i w:val="0"/>
                <w:color w:val="auto"/>
              </w:rPr>
            </w:pPr>
          </w:p>
        </w:tc>
        <w:tc>
          <w:tcPr>
            <w:tcW w:w="1094" w:type="pct"/>
            <w:tcPrChange w:id="323" w:author="Šárka Bulawová" w:date="2025-05-26T14:29:00Z" w16du:dateUtc="2025-05-26T12:29:00Z">
              <w:tcPr>
                <w:tcW w:w="1094" w:type="pct"/>
              </w:tcPr>
            </w:tcPrChange>
          </w:tcPr>
          <w:p w14:paraId="00EDE202" w14:textId="77777777" w:rsidR="00F93272" w:rsidRPr="000C3B8C" w:rsidRDefault="00F93272" w:rsidP="00122EFC">
            <w:pPr>
              <w:pStyle w:val="Tabulkanormln"/>
              <w:rPr>
                <w:ins w:id="324" w:author="Šárka Bulawová" w:date="2025-05-26T14:27:00Z" w16du:dateUtc="2025-05-26T12:27:00Z"/>
                <w:rStyle w:val="Instrukce"/>
                <w:i w:val="0"/>
                <w:color w:val="auto"/>
              </w:rPr>
            </w:pPr>
          </w:p>
        </w:tc>
        <w:tc>
          <w:tcPr>
            <w:tcW w:w="858" w:type="pct"/>
            <w:tcPrChange w:id="325" w:author="Šárka Bulawová" w:date="2025-05-26T14:29:00Z" w16du:dateUtc="2025-05-26T12:29:00Z">
              <w:tcPr>
                <w:tcW w:w="858" w:type="pct"/>
              </w:tcPr>
            </w:tcPrChange>
          </w:tcPr>
          <w:p w14:paraId="13EC4DF6" w14:textId="77777777" w:rsidR="00F93272" w:rsidRPr="000C3B8C" w:rsidRDefault="00F93272" w:rsidP="00122EFC">
            <w:pPr>
              <w:pStyle w:val="Tabulkanormln"/>
              <w:rPr>
                <w:ins w:id="326" w:author="Šárka Bulawová" w:date="2025-05-26T14:27:00Z" w16du:dateUtc="2025-05-26T12:27:00Z"/>
                <w:rStyle w:val="Instrukce"/>
                <w:i w:val="0"/>
                <w:color w:val="auto"/>
              </w:rPr>
            </w:pPr>
          </w:p>
        </w:tc>
      </w:tr>
    </w:tbl>
    <w:p w14:paraId="6BB71DC8" w14:textId="0647785E" w:rsidR="00154182" w:rsidRDefault="00154182" w:rsidP="00154182">
      <w:pPr>
        <w:pStyle w:val="Nadpis2"/>
        <w:rPr>
          <w:ins w:id="327" w:author="Šárka Bulawová" w:date="2025-06-17T11:19:00Z" w16du:dateUtc="2025-06-17T09:19:00Z"/>
          <w:rStyle w:val="Instrukce"/>
          <w:i w:val="0"/>
          <w:color w:val="000000" w:themeColor="text1"/>
          <w:sz w:val="22"/>
        </w:rPr>
      </w:pPr>
      <w:ins w:id="328" w:author="Šárka Bulawová" w:date="2025-06-17T11:18:00Z" w16du:dateUtc="2025-06-17T09:18:00Z">
        <w:r w:rsidRPr="00154182">
          <w:rPr>
            <w:rStyle w:val="Instrukce"/>
            <w:i w:val="0"/>
            <w:color w:val="000000" w:themeColor="text1"/>
            <w:sz w:val="22"/>
            <w:rPrChange w:id="329" w:author="Šárka Bulawová" w:date="2025-06-17T11:19:00Z" w16du:dateUtc="2025-06-17T09:19:00Z">
              <w:rPr>
                <w:rStyle w:val="Instrukce"/>
                <w:i w:val="0"/>
                <w:color w:val="auto"/>
              </w:rPr>
            </w:rPrChange>
          </w:rPr>
          <w:t>Harmonogram</w:t>
        </w:r>
      </w:ins>
    </w:p>
    <w:p w14:paraId="2E2DBA54" w14:textId="2905445B" w:rsidR="00154182" w:rsidRDefault="00B82BD1" w:rsidP="00154182">
      <w:pPr>
        <w:rPr>
          <w:ins w:id="330" w:author="Šárka Bulawová" w:date="2025-06-17T11:49:00Z" w16du:dateUtc="2025-06-17T09:49:00Z"/>
          <w:rStyle w:val="Kovodkaz"/>
        </w:rPr>
      </w:pPr>
      <w:commentRangeStart w:id="331"/>
      <w:ins w:id="332" w:author="Šárka Bulawová" w:date="2025-06-17T11:23:00Z" w16du:dateUtc="2025-06-17T09:23:00Z">
        <w:r>
          <w:t xml:space="preserve">Příloha </w:t>
        </w:r>
        <w:r w:rsidRPr="00B82BD1">
          <w:rPr>
            <w:highlight w:val="yellow"/>
            <w:rPrChange w:id="333" w:author="Šárka Bulawová" w:date="2025-06-17T11:23:00Z" w16du:dateUtc="2025-06-17T09:23:00Z">
              <w:rPr/>
            </w:rPrChange>
          </w:rPr>
          <w:t>xxx</w:t>
        </w:r>
        <w:r>
          <w:t xml:space="preserve"> obsahuje h</w:t>
        </w:r>
      </w:ins>
      <w:ins w:id="334" w:author="Šárka Bulawová" w:date="2025-06-17T11:19:00Z" w16du:dateUtc="2025-06-17T09:19:00Z">
        <w:r w:rsidR="00CC2F35">
          <w:t>armonogram projektu</w:t>
        </w:r>
      </w:ins>
      <w:ins w:id="335" w:author="Šárka Bulawová" w:date="2025-06-17T11:23:00Z" w16du:dateUtc="2025-06-17T09:23:00Z">
        <w:r w:rsidR="00AD7B23">
          <w:t xml:space="preserve">, který udává jednotlivé </w:t>
        </w:r>
      </w:ins>
      <w:ins w:id="336" w:author="Šárka Bulawová" w:date="2025-06-17T11:19:00Z" w16du:dateUtc="2025-06-17T09:19:00Z">
        <w:r w:rsidR="00CC2F35">
          <w:t>mil</w:t>
        </w:r>
      </w:ins>
      <w:ins w:id="337" w:author="Šárka Bulawová" w:date="2025-06-17T11:20:00Z" w16du:dateUtc="2025-06-17T09:20:00Z">
        <w:r w:rsidR="00CC2F35">
          <w:t xml:space="preserve">níky pro </w:t>
        </w:r>
        <w:r w:rsidR="00693DD9">
          <w:t xml:space="preserve">předávání informací </w:t>
        </w:r>
        <w:r w:rsidR="006C389E">
          <w:t>a</w:t>
        </w:r>
      </w:ins>
      <w:ins w:id="338" w:author="Šárka Bulawová" w:date="2025-06-17T11:24:00Z" w16du:dateUtc="2025-06-17T09:24:00Z">
        <w:r w:rsidR="00ED5310">
          <w:t> </w:t>
        </w:r>
      </w:ins>
      <w:ins w:id="339" w:author="Šárka Bulawová" w:date="2025-06-17T11:21:00Z" w16du:dateUtc="2025-06-17T09:21:00Z">
        <w:r w:rsidR="00B83F93">
          <w:t xml:space="preserve">je </w:t>
        </w:r>
        <w:r w:rsidR="00401951">
          <w:t>v souladu s celkovým harmonogramem projektu</w:t>
        </w:r>
      </w:ins>
      <w:ins w:id="340" w:author="Šárka Bulawová" w:date="2025-06-17T11:22:00Z" w16du:dateUtc="2025-06-17T09:22:00Z">
        <w:r w:rsidR="00401951">
          <w:t xml:space="preserve"> a </w:t>
        </w:r>
      </w:ins>
      <w:ins w:id="341" w:author="Šárka Bulawová" w:date="2025-06-17T11:24:00Z" w16du:dateUtc="2025-06-17T09:24:00Z">
        <w:r w:rsidR="00ED5310">
          <w:t xml:space="preserve">četností a pravidelností odpovídá </w:t>
        </w:r>
        <w:r w:rsidR="00D444EE">
          <w:t>požadavkům</w:t>
        </w:r>
      </w:ins>
      <w:ins w:id="342" w:author="Šárka Bulawová" w:date="2025-06-17T11:22:00Z" w16du:dateUtc="2025-06-17T09:22:00Z">
        <w:r w:rsidR="00401951">
          <w:t xml:space="preserve"> </w:t>
        </w:r>
        <w:r w:rsidR="00F1538D">
          <w:t>nastaven</w:t>
        </w:r>
      </w:ins>
      <w:ins w:id="343" w:author="Šárka Bulawová" w:date="2025-06-17T11:24:00Z" w16du:dateUtc="2025-06-17T09:24:00Z">
        <w:r w:rsidR="00D444EE">
          <w:t xml:space="preserve">ým </w:t>
        </w:r>
      </w:ins>
      <w:ins w:id="344" w:author="Šárka Bulawová" w:date="2025-06-17T11:22:00Z" w16du:dateUtc="2025-06-17T09:22:00Z">
        <w:r w:rsidR="00F1538D">
          <w:t xml:space="preserve">v dokumentu </w:t>
        </w:r>
        <w:r w:rsidR="00F1538D" w:rsidRPr="00E57B5B">
          <w:rPr>
            <w:rStyle w:val="Kovodkaz"/>
          </w:rPr>
          <w:t>Požadavk</w:t>
        </w:r>
        <w:r w:rsidR="00F1538D">
          <w:rPr>
            <w:rStyle w:val="Kovodkaz"/>
          </w:rPr>
          <w:t>y</w:t>
        </w:r>
        <w:r w:rsidR="00F1538D" w:rsidRPr="00E57B5B">
          <w:rPr>
            <w:rStyle w:val="Kovodkaz"/>
          </w:rPr>
          <w:t xml:space="preserve"> na výměnu informací (EIR)</w:t>
        </w:r>
      </w:ins>
      <w:ins w:id="345" w:author="Šárka Bulawová" w:date="2025-06-17T11:24:00Z" w16du:dateUtc="2025-06-17T09:24:00Z">
        <w:r w:rsidR="00D444EE">
          <w:rPr>
            <w:rStyle w:val="Kovodkaz"/>
          </w:rPr>
          <w:t>.</w:t>
        </w:r>
      </w:ins>
      <w:commentRangeEnd w:id="331"/>
      <w:ins w:id="346" w:author="Šárka Bulawová" w:date="2025-06-17T11:26:00Z" w16du:dateUtc="2025-06-17T09:26:00Z">
        <w:r w:rsidR="001B5702">
          <w:rPr>
            <w:rStyle w:val="Odkaznakoment"/>
          </w:rPr>
          <w:commentReference w:id="331"/>
        </w:r>
      </w:ins>
    </w:p>
    <w:p w14:paraId="0DF7EA30" w14:textId="046549B0" w:rsidR="002A0696" w:rsidRPr="002A0696" w:rsidRDefault="002A0696" w:rsidP="00154182">
      <w:pPr>
        <w:rPr>
          <w:ins w:id="347" w:author="Šárka Bulawová" w:date="2025-06-17T11:26:00Z" w16du:dateUtc="2025-06-17T09:26:00Z"/>
          <w:rStyle w:val="Kovodkaz"/>
          <w:i w:val="0"/>
          <w:iCs w:val="0"/>
          <w:u w:val="none"/>
          <w:rPrChange w:id="348" w:author="Šárka Bulawová" w:date="2025-06-17T11:50:00Z" w16du:dateUtc="2025-06-17T09:50:00Z">
            <w:rPr>
              <w:ins w:id="349" w:author="Šárka Bulawová" w:date="2025-06-17T11:26:00Z" w16du:dateUtc="2025-06-17T09:26:00Z"/>
              <w:rStyle w:val="Kovodkaz"/>
            </w:rPr>
          </w:rPrChange>
        </w:rPr>
      </w:pPr>
      <w:ins w:id="350" w:author="Šárka Bulawová" w:date="2025-06-17T11:49:00Z" w16du:dateUtc="2025-06-17T09:49:00Z">
        <w:r w:rsidRPr="002A0696">
          <w:rPr>
            <w:rStyle w:val="Kovodkaz"/>
            <w:i w:val="0"/>
            <w:iCs w:val="0"/>
            <w:highlight w:val="yellow"/>
            <w:u w:val="none"/>
            <w:rPrChange w:id="351" w:author="Šárka Bulawová" w:date="2025-06-17T11:50:00Z" w16du:dateUtc="2025-06-17T09:50:00Z">
              <w:rPr>
                <w:rStyle w:val="Kovodkaz"/>
              </w:rPr>
            </w:rPrChange>
          </w:rPr>
          <w:t>DOPLNIT P</w:t>
        </w:r>
      </w:ins>
      <w:ins w:id="352" w:author="Šárka Bulawová" w:date="2025-06-17T11:50:00Z" w16du:dateUtc="2025-06-17T09:50:00Z">
        <w:r w:rsidRPr="002A0696">
          <w:rPr>
            <w:rStyle w:val="Kovodkaz"/>
            <w:i w:val="0"/>
            <w:iCs w:val="0"/>
            <w:highlight w:val="yellow"/>
            <w:u w:val="none"/>
            <w:rPrChange w:id="353" w:author="Šárka Bulawová" w:date="2025-06-17T11:50:00Z" w16du:dateUtc="2025-06-17T09:50:00Z">
              <w:rPr>
                <w:rStyle w:val="Kovodkaz"/>
              </w:rPr>
            </w:rPrChange>
          </w:rPr>
          <w:t>ŘÍLOHOU</w:t>
        </w:r>
      </w:ins>
    </w:p>
    <w:p w14:paraId="3945A7DF" w14:textId="7C513AA9" w:rsidR="006941CC" w:rsidRPr="006941CC" w:rsidRDefault="006941CC" w:rsidP="006941CC">
      <w:pPr>
        <w:rPr>
          <w:ins w:id="354" w:author="Šárka Bulawová" w:date="2025-06-17T11:27:00Z" w16du:dateUtc="2025-06-17T09:27:00Z"/>
          <w:rStyle w:val="Kovodkaz"/>
          <w:i w:val="0"/>
          <w:iCs w:val="0"/>
          <w:u w:val="none"/>
          <w:rPrChange w:id="355" w:author="Šárka Bulawová" w:date="2025-06-17T11:27:00Z" w16du:dateUtc="2025-06-17T09:27:00Z">
            <w:rPr>
              <w:ins w:id="356" w:author="Šárka Bulawová" w:date="2025-06-17T11:27:00Z" w16du:dateUtc="2025-06-17T09:27:00Z"/>
              <w:rStyle w:val="Kovodkaz"/>
            </w:rPr>
          </w:rPrChange>
        </w:rPr>
      </w:pPr>
      <w:ins w:id="357" w:author="Šárka Bulawová" w:date="2025-06-17T11:26:00Z" w16du:dateUtc="2025-06-17T09:26:00Z">
        <w:r w:rsidRPr="000E3C7A">
          <w:rPr>
            <w:rStyle w:val="Kovodkaz"/>
            <w:i w:val="0"/>
            <w:iCs w:val="0"/>
            <w:highlight w:val="yellow"/>
            <w:u w:val="none"/>
            <w:rPrChange w:id="358" w:author="Šárka Bulawová" w:date="2025-06-17T11:36:00Z" w16du:dateUtc="2025-06-17T09:36:00Z">
              <w:rPr>
                <w:rStyle w:val="Kovodkaz"/>
              </w:rPr>
            </w:rPrChange>
          </w:rPr>
          <w:t>Příklad harmonogr</w:t>
        </w:r>
      </w:ins>
      <w:ins w:id="359" w:author="Šárka Bulawová" w:date="2025-06-17T11:27:00Z" w16du:dateUtc="2025-06-17T09:27:00Z">
        <w:r w:rsidRPr="000E3C7A">
          <w:rPr>
            <w:rStyle w:val="Kovodkaz"/>
            <w:i w:val="0"/>
            <w:iCs w:val="0"/>
            <w:highlight w:val="yellow"/>
            <w:u w:val="none"/>
            <w:rPrChange w:id="360" w:author="Šárka Bulawová" w:date="2025-06-17T11:36:00Z" w16du:dateUtc="2025-06-17T09:36:00Z">
              <w:rPr>
                <w:rStyle w:val="Kovodkaz"/>
              </w:rPr>
            </w:rPrChange>
          </w:rPr>
          <w:t>amu</w:t>
        </w:r>
      </w:ins>
      <w:ins w:id="361" w:author="Šárka Bulawová" w:date="2025-06-17T11:32:00Z" w16du:dateUtc="2025-06-17T09:32:00Z">
        <w:r w:rsidR="00767C78" w:rsidRPr="000E3C7A">
          <w:rPr>
            <w:rStyle w:val="Kovodkaz"/>
            <w:i w:val="0"/>
            <w:iCs w:val="0"/>
            <w:highlight w:val="yellow"/>
            <w:u w:val="none"/>
            <w:rPrChange w:id="362" w:author="Šárka Bulawová" w:date="2025-06-17T11:36:00Z" w16du:dateUtc="2025-06-17T09:36:00Z">
              <w:rPr>
                <w:rStyle w:val="Kovodkaz"/>
                <w:i w:val="0"/>
                <w:iCs w:val="0"/>
                <w:u w:val="none"/>
              </w:rPr>
            </w:rPrChange>
          </w:rPr>
          <w:t>, lze použít i klasick</w:t>
        </w:r>
      </w:ins>
      <w:ins w:id="363" w:author="Šárka Bulawová" w:date="2025-06-17T11:35:00Z" w16du:dateUtc="2025-06-17T09:35:00Z">
        <w:r w:rsidR="000E3C7A" w:rsidRPr="000E3C7A">
          <w:rPr>
            <w:rStyle w:val="Kovodkaz"/>
            <w:i w:val="0"/>
            <w:iCs w:val="0"/>
            <w:highlight w:val="yellow"/>
            <w:u w:val="none"/>
            <w:rPrChange w:id="364" w:author="Šárka Bulawová" w:date="2025-06-17T11:36:00Z" w16du:dateUtc="2025-06-17T09:36:00Z">
              <w:rPr>
                <w:rStyle w:val="Kovodkaz"/>
                <w:i w:val="0"/>
                <w:iCs w:val="0"/>
                <w:u w:val="none"/>
              </w:rPr>
            </w:rPrChange>
          </w:rPr>
          <w:t xml:space="preserve">ý </w:t>
        </w:r>
        <w:proofErr w:type="spellStart"/>
        <w:r w:rsidR="000E3C7A" w:rsidRPr="000E3C7A">
          <w:rPr>
            <w:rStyle w:val="Kovodkaz"/>
            <w:i w:val="0"/>
            <w:iCs w:val="0"/>
            <w:highlight w:val="yellow"/>
            <w:u w:val="none"/>
            <w:rPrChange w:id="365" w:author="Šárka Bulawová" w:date="2025-06-17T11:36:00Z" w16du:dateUtc="2025-06-17T09:36:00Z">
              <w:rPr>
                <w:rStyle w:val="Kovodkaz"/>
                <w:i w:val="0"/>
                <w:iCs w:val="0"/>
                <w:u w:val="none"/>
              </w:rPr>
            </w:rPrChange>
          </w:rPr>
          <w:t>ganttův</w:t>
        </w:r>
        <w:proofErr w:type="spellEnd"/>
        <w:r w:rsidR="000E3C7A" w:rsidRPr="000E3C7A">
          <w:rPr>
            <w:rStyle w:val="Kovodkaz"/>
            <w:i w:val="0"/>
            <w:iCs w:val="0"/>
            <w:highlight w:val="yellow"/>
            <w:u w:val="none"/>
            <w:rPrChange w:id="366" w:author="Šárka Bulawová" w:date="2025-06-17T11:36:00Z" w16du:dateUtc="2025-06-17T09:36:00Z">
              <w:rPr>
                <w:rStyle w:val="Kovodkaz"/>
                <w:i w:val="0"/>
                <w:iCs w:val="0"/>
                <w:u w:val="none"/>
              </w:rPr>
            </w:rPrChange>
          </w:rPr>
          <w:t xml:space="preserve"> diagram</w:t>
        </w:r>
        <w:r w:rsidR="000E3C7A">
          <w:rPr>
            <w:rStyle w:val="Kovodkaz"/>
            <w:i w:val="0"/>
            <w:iCs w:val="0"/>
            <w:u w:val="none"/>
          </w:rPr>
          <w:t xml:space="preserve"> </w:t>
        </w:r>
      </w:ins>
    </w:p>
    <w:tbl>
      <w:tblPr>
        <w:tblStyle w:val="Mkatabulky"/>
        <w:tblW w:w="4819" w:type="pct"/>
        <w:tblBorders>
          <w:top w:val="single" w:sz="4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  <w:tblPrChange w:id="367" w:author="Šárka Bulawová" w:date="2025-06-17T11:48:00Z" w16du:dateUtc="2025-06-17T09:48:00Z">
          <w:tblPr>
            <w:tblStyle w:val="Mkatabulky"/>
            <w:tblW w:w="4819" w:type="pct"/>
            <w:tblBorders>
              <w:top w:val="single" w:sz="4" w:space="0" w:color="auto"/>
              <w:left w:val="none" w:sz="0" w:space="0" w:color="auto"/>
              <w:bottom w:val="none" w:sz="0" w:space="0" w:color="auto"/>
              <w:right w:val="none" w:sz="0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2776"/>
        <w:gridCol w:w="1059"/>
        <w:gridCol w:w="1360"/>
        <w:gridCol w:w="2617"/>
        <w:gridCol w:w="1259"/>
        <w:tblGridChange w:id="368">
          <w:tblGrid>
            <w:gridCol w:w="1701"/>
            <w:gridCol w:w="1075"/>
            <w:gridCol w:w="184"/>
            <w:gridCol w:w="443"/>
            <w:gridCol w:w="432"/>
            <w:gridCol w:w="184"/>
            <w:gridCol w:w="1176"/>
            <w:gridCol w:w="334"/>
            <w:gridCol w:w="33"/>
            <w:gridCol w:w="1952"/>
            <w:gridCol w:w="16"/>
            <w:gridCol w:w="282"/>
            <w:gridCol w:w="1259"/>
          </w:tblGrid>
        </w:tblGridChange>
      </w:tblGrid>
      <w:tr w:rsidR="00D560E6" w:rsidRPr="004B055F" w14:paraId="21F1E956" w14:textId="77777777" w:rsidTr="00D560E6">
        <w:trPr>
          <w:trHeight w:val="340"/>
          <w:ins w:id="369" w:author="Šárka Bulawová" w:date="2025-06-17T11:27:00Z"/>
          <w:trPrChange w:id="370" w:author="Šárka Bulawová" w:date="2025-06-17T11:48:00Z" w16du:dateUtc="2025-06-17T09:48:00Z">
            <w:trPr>
              <w:trHeight w:val="340"/>
            </w:trPr>
          </w:trPrChange>
        </w:trPr>
        <w:tc>
          <w:tcPr>
            <w:tcW w:w="1632" w:type="pct"/>
            <w:shd w:val="clear" w:color="auto" w:fill="F2F2F2" w:themeFill="background1" w:themeFillShade="F2"/>
            <w:vAlign w:val="center"/>
            <w:tcPrChange w:id="371" w:author="Šárka Bulawová" w:date="2025-06-17T11:48:00Z" w16du:dateUtc="2025-06-17T09:48:00Z">
              <w:tcPr>
                <w:tcW w:w="1641" w:type="pct"/>
                <w:gridSpan w:val="3"/>
                <w:shd w:val="clear" w:color="auto" w:fill="F2F2F2" w:themeFill="background1" w:themeFillShade="F2"/>
                <w:vAlign w:val="center"/>
              </w:tcPr>
            </w:tcPrChange>
          </w:tcPr>
          <w:p w14:paraId="4C55CC35" w14:textId="4889F6A1" w:rsidR="006941CC" w:rsidRPr="004B055F" w:rsidRDefault="001C78F7" w:rsidP="001C78F7">
            <w:pPr>
              <w:pStyle w:val="Tabulkatundoprosted"/>
              <w:rPr>
                <w:ins w:id="372" w:author="Šárka Bulawová" w:date="2025-06-17T11:27:00Z" w16du:dateUtc="2025-06-17T09:27:00Z"/>
              </w:rPr>
            </w:pPr>
            <w:ins w:id="373" w:author="Šárka Bulawová" w:date="2025-06-17T11:36:00Z" w16du:dateUtc="2025-06-17T09:36:00Z">
              <w:r>
                <w:t>Etapa / bod klíčové rozhodnutí</w:t>
              </w:r>
            </w:ins>
          </w:p>
        </w:tc>
        <w:tc>
          <w:tcPr>
            <w:tcW w:w="584" w:type="pct"/>
            <w:shd w:val="clear" w:color="auto" w:fill="F2F2F2" w:themeFill="background1" w:themeFillShade="F2"/>
            <w:vAlign w:val="center"/>
            <w:tcPrChange w:id="374" w:author="Šárka Bulawová" w:date="2025-06-17T11:48:00Z" w16du:dateUtc="2025-06-17T09:48:00Z">
              <w:tcPr>
                <w:tcW w:w="547" w:type="pct"/>
                <w:gridSpan w:val="3"/>
                <w:shd w:val="clear" w:color="auto" w:fill="F2F2F2" w:themeFill="background1" w:themeFillShade="F2"/>
                <w:vAlign w:val="center"/>
              </w:tcPr>
            </w:tcPrChange>
          </w:tcPr>
          <w:p w14:paraId="1287DFE7" w14:textId="269AB736" w:rsidR="006941CC" w:rsidRPr="004B055F" w:rsidRDefault="006941CC" w:rsidP="001C78F7">
            <w:pPr>
              <w:pStyle w:val="Tabulkatundoprosted"/>
              <w:rPr>
                <w:ins w:id="375" w:author="Šárka Bulawová" w:date="2025-06-17T11:27:00Z" w16du:dateUtc="2025-06-17T09:27:00Z"/>
              </w:rPr>
            </w:pPr>
            <w:ins w:id="376" w:author="Šárka Bulawová" w:date="2025-06-17T11:27:00Z" w16du:dateUtc="2025-06-17T09:27:00Z">
              <w:r>
                <w:t>Fáze</w:t>
              </w:r>
            </w:ins>
          </w:p>
        </w:tc>
        <w:tc>
          <w:tcPr>
            <w:tcW w:w="851" w:type="pct"/>
            <w:shd w:val="clear" w:color="auto" w:fill="F2F2F2" w:themeFill="background1" w:themeFillShade="F2"/>
            <w:vAlign w:val="center"/>
            <w:tcPrChange w:id="377" w:author="Šárka Bulawová" w:date="2025-06-17T11:48:00Z" w16du:dateUtc="2025-06-17T09:48:00Z">
              <w:tcPr>
                <w:tcW w:w="860" w:type="pct"/>
                <w:gridSpan w:val="3"/>
                <w:shd w:val="clear" w:color="auto" w:fill="F2F2F2" w:themeFill="background1" w:themeFillShade="F2"/>
                <w:vAlign w:val="center"/>
              </w:tcPr>
            </w:tcPrChange>
          </w:tcPr>
          <w:p w14:paraId="01A561CF" w14:textId="6B9970CE" w:rsidR="006941CC" w:rsidRPr="004B055F" w:rsidRDefault="00716CDD" w:rsidP="001C78F7">
            <w:pPr>
              <w:pStyle w:val="Tabulkatundoprosted"/>
              <w:rPr>
                <w:ins w:id="378" w:author="Šárka Bulawová" w:date="2025-06-17T11:27:00Z" w16du:dateUtc="2025-06-17T09:27:00Z"/>
              </w:rPr>
            </w:pPr>
            <w:ins w:id="379" w:author="Šárka Bulawová" w:date="2025-06-17T11:28:00Z" w16du:dateUtc="2025-06-17T09:28:00Z">
              <w:r>
                <w:t>Z</w:t>
              </w:r>
            </w:ins>
            <w:ins w:id="380" w:author="Šárka Bulawová" w:date="2025-06-17T11:27:00Z" w16du:dateUtc="2025-06-17T09:27:00Z">
              <w:r>
                <w:t>ahájení</w:t>
              </w:r>
            </w:ins>
          </w:p>
        </w:tc>
        <w:tc>
          <w:tcPr>
            <w:tcW w:w="1544" w:type="pct"/>
            <w:shd w:val="clear" w:color="auto" w:fill="F2F2F2" w:themeFill="background1" w:themeFillShade="F2"/>
            <w:vAlign w:val="center"/>
            <w:tcPrChange w:id="381" w:author="Šárka Bulawová" w:date="2025-06-17T11:48:00Z" w16du:dateUtc="2025-06-17T09:48:00Z">
              <w:tcPr>
                <w:tcW w:w="1094" w:type="pct"/>
                <w:gridSpan w:val="2"/>
                <w:shd w:val="clear" w:color="auto" w:fill="F2F2F2" w:themeFill="background1" w:themeFillShade="F2"/>
                <w:vAlign w:val="center"/>
              </w:tcPr>
            </w:tcPrChange>
          </w:tcPr>
          <w:p w14:paraId="40A60137" w14:textId="4C310228" w:rsidR="006941CC" w:rsidRPr="004B055F" w:rsidRDefault="00716CDD" w:rsidP="001C78F7">
            <w:pPr>
              <w:pStyle w:val="Tabulkatundoprosted"/>
              <w:rPr>
                <w:ins w:id="382" w:author="Šárka Bulawová" w:date="2025-06-17T11:27:00Z" w16du:dateUtc="2025-06-17T09:27:00Z"/>
              </w:rPr>
            </w:pPr>
            <w:ins w:id="383" w:author="Šárka Bulawová" w:date="2025-06-17T11:28:00Z" w16du:dateUtc="2025-06-17T09:28:00Z">
              <w:r>
                <w:t>Do</w:t>
              </w:r>
            </w:ins>
            <w:ins w:id="384" w:author="Šárka Bulawová" w:date="2025-06-17T11:27:00Z" w16du:dateUtc="2025-06-17T09:27:00Z">
              <w:r>
                <w:t>končení</w:t>
              </w:r>
            </w:ins>
          </w:p>
        </w:tc>
        <w:tc>
          <w:tcPr>
            <w:tcW w:w="390" w:type="pct"/>
            <w:shd w:val="clear" w:color="auto" w:fill="F2F2F2" w:themeFill="background1" w:themeFillShade="F2"/>
            <w:vAlign w:val="center"/>
            <w:tcPrChange w:id="385" w:author="Šárka Bulawová" w:date="2025-06-17T11:48:00Z" w16du:dateUtc="2025-06-17T09:48:00Z">
              <w:tcPr>
                <w:tcW w:w="858" w:type="pct"/>
                <w:gridSpan w:val="2"/>
                <w:shd w:val="clear" w:color="auto" w:fill="F2F2F2" w:themeFill="background1" w:themeFillShade="F2"/>
                <w:vAlign w:val="center"/>
              </w:tcPr>
            </w:tcPrChange>
          </w:tcPr>
          <w:p w14:paraId="3B896B9B" w14:textId="7E255E52" w:rsidR="006941CC" w:rsidRPr="004B055F" w:rsidRDefault="00DB3C38" w:rsidP="001C78F7">
            <w:pPr>
              <w:pStyle w:val="Tabulkatundoprosted"/>
              <w:rPr>
                <w:ins w:id="386" w:author="Šárka Bulawová" w:date="2025-06-17T11:27:00Z" w16du:dateUtc="2025-06-17T09:27:00Z"/>
              </w:rPr>
            </w:pPr>
            <w:ins w:id="387" w:author="Šárka Bulawová" w:date="2025-06-17T11:30:00Z" w16du:dateUtc="2025-06-17T09:30:00Z">
              <w:r>
                <w:t>Poznámka</w:t>
              </w:r>
            </w:ins>
          </w:p>
        </w:tc>
      </w:tr>
      <w:tr w:rsidR="00D73C42" w:rsidRPr="000C3B8C" w14:paraId="177B4947" w14:textId="77777777" w:rsidTr="00D560E6">
        <w:trPr>
          <w:trHeight w:val="340"/>
          <w:ins w:id="388" w:author="Šárka Bulawová" w:date="2025-06-17T11:31:00Z"/>
          <w:trPrChange w:id="389" w:author="Šárka Bulawová" w:date="2025-06-17T11:48:00Z" w16du:dateUtc="2025-06-17T09:48:00Z">
            <w:trPr>
              <w:trHeight w:val="340"/>
            </w:trPr>
          </w:trPrChange>
        </w:trPr>
        <w:tc>
          <w:tcPr>
            <w:tcW w:w="1632" w:type="pct"/>
            <w:vAlign w:val="center"/>
            <w:tcPrChange w:id="390" w:author="Šárka Bulawová" w:date="2025-06-17T11:48:00Z" w16du:dateUtc="2025-06-17T09:48:00Z">
              <w:tcPr>
                <w:tcW w:w="938" w:type="pct"/>
                <w:vAlign w:val="center"/>
              </w:tcPr>
            </w:tcPrChange>
          </w:tcPr>
          <w:p w14:paraId="23D24611" w14:textId="68423A03" w:rsidR="00D73C42" w:rsidRPr="00D745D1" w:rsidRDefault="001C78F7" w:rsidP="00E76FE1">
            <w:pPr>
              <w:rPr>
                <w:ins w:id="391" w:author="Šárka Bulawová" w:date="2025-06-17T11:31:00Z" w16du:dateUtc="2025-06-17T09:31:00Z"/>
                <w:rStyle w:val="Instrukce"/>
                <w:i w:val="0"/>
                <w:color w:val="auto"/>
                <w:highlight w:val="yellow"/>
              </w:rPr>
            </w:pPr>
            <w:ins w:id="392" w:author="Šárka Bulawová" w:date="2025-06-17T11:36:00Z" w16du:dateUtc="2025-06-17T09:36:00Z">
              <w:r w:rsidRPr="00D745D1">
                <w:rPr>
                  <w:rStyle w:val="Instrukce"/>
                  <w:i w:val="0"/>
                  <w:color w:val="auto"/>
                  <w:highlight w:val="yellow"/>
                </w:rPr>
                <w:t>E</w:t>
              </w:r>
              <w:r w:rsidRPr="00D745D1">
                <w:rPr>
                  <w:rStyle w:val="Instrukce"/>
                  <w:i w:val="0"/>
                  <w:color w:val="auto"/>
                  <w:highlight w:val="yellow"/>
                  <w:rPrChange w:id="393" w:author="Šárka Bulawová" w:date="2025-06-17T11:48:00Z" w16du:dateUtc="2025-06-17T09:48:00Z">
                    <w:rPr>
                      <w:rStyle w:val="Instrukce"/>
                      <w:highlight w:val="yellow"/>
                    </w:rPr>
                  </w:rPrChange>
                </w:rPr>
                <w:t xml:space="preserve">1 </w:t>
              </w:r>
            </w:ins>
            <w:ins w:id="394" w:author="Šárka Bulawová" w:date="2025-06-17T11:31:00Z" w16du:dateUtc="2025-06-17T09:31:00Z">
              <w:r w:rsidR="00D73C42" w:rsidRPr="00D745D1">
                <w:rPr>
                  <w:rStyle w:val="Instrukce"/>
                  <w:i w:val="0"/>
                  <w:color w:val="auto"/>
                  <w:highlight w:val="yellow"/>
                </w:rPr>
                <w:t xml:space="preserve">Projekt pro povolení stavby </w:t>
              </w:r>
            </w:ins>
          </w:p>
        </w:tc>
        <w:tc>
          <w:tcPr>
            <w:tcW w:w="584" w:type="pct"/>
            <w:vAlign w:val="center"/>
            <w:tcPrChange w:id="395" w:author="Šárka Bulawová" w:date="2025-06-17T11:48:00Z" w16du:dateUtc="2025-06-17T09:48:00Z">
              <w:tcPr>
                <w:tcW w:w="938" w:type="pct"/>
                <w:gridSpan w:val="3"/>
                <w:vAlign w:val="center"/>
              </w:tcPr>
            </w:tcPrChange>
          </w:tcPr>
          <w:p w14:paraId="54D6B0F3" w14:textId="091B49FF" w:rsidR="00D73C42" w:rsidRPr="00D745D1" w:rsidRDefault="00D73C42">
            <w:pPr>
              <w:rPr>
                <w:ins w:id="396" w:author="Šárka Bulawová" w:date="2025-06-17T11:31:00Z" w16du:dateUtc="2025-06-17T09:31:00Z"/>
                <w:rStyle w:val="Instrukce"/>
                <w:i w:val="0"/>
                <w:color w:val="auto"/>
                <w:highlight w:val="yellow"/>
              </w:rPr>
              <w:pPrChange w:id="397" w:author="Šárka Bulawová" w:date="2025-06-17T11:46:00Z" w16du:dateUtc="2025-06-17T09:46:00Z">
                <w:pPr>
                  <w:pStyle w:val="Tabulkanormln"/>
                </w:pPr>
              </w:pPrChange>
            </w:pPr>
            <w:ins w:id="398" w:author="Šárka Bulawová" w:date="2025-06-17T11:31:00Z" w16du:dateUtc="2025-06-17T09:31:00Z">
              <w:r w:rsidRPr="00D745D1">
                <w:rPr>
                  <w:rStyle w:val="Instrukce"/>
                  <w:i w:val="0"/>
                  <w:color w:val="auto"/>
                  <w:highlight w:val="yellow"/>
                </w:rPr>
                <w:t>DSP</w:t>
              </w:r>
            </w:ins>
          </w:p>
        </w:tc>
        <w:tc>
          <w:tcPr>
            <w:tcW w:w="851" w:type="pct"/>
            <w:vAlign w:val="center"/>
            <w:tcPrChange w:id="399" w:author="Šárka Bulawová" w:date="2025-06-17T11:48:00Z" w16du:dateUtc="2025-06-17T09:48:00Z">
              <w:tcPr>
                <w:tcW w:w="1172" w:type="pct"/>
                <w:gridSpan w:val="4"/>
                <w:vAlign w:val="center"/>
              </w:tcPr>
            </w:tcPrChange>
          </w:tcPr>
          <w:p w14:paraId="4B4F2BA6" w14:textId="5D66EC37" w:rsidR="00D73C42" w:rsidRPr="00D745D1" w:rsidRDefault="003A2200">
            <w:pPr>
              <w:rPr>
                <w:ins w:id="400" w:author="Šárka Bulawová" w:date="2025-06-17T11:31:00Z" w16du:dateUtc="2025-06-17T09:31:00Z"/>
                <w:rStyle w:val="Instrukce"/>
                <w:i w:val="0"/>
                <w:color w:val="auto"/>
                <w:highlight w:val="yellow"/>
              </w:rPr>
              <w:pPrChange w:id="401" w:author="Šárka Bulawová" w:date="2025-06-17T11:46:00Z" w16du:dateUtc="2025-06-17T09:46:00Z">
                <w:pPr>
                  <w:pStyle w:val="Tabulkanormln"/>
                </w:pPr>
              </w:pPrChange>
            </w:pPr>
            <w:ins w:id="402" w:author="Šárka Bulawová" w:date="2025-06-17T11:32:00Z" w16du:dateUtc="2025-06-17T09:32:00Z">
              <w:r w:rsidRPr="00D745D1">
                <w:rPr>
                  <w:rStyle w:val="Instrukce"/>
                  <w:i w:val="0"/>
                  <w:color w:val="auto"/>
                  <w:highlight w:val="yellow"/>
                </w:rPr>
                <w:t>01.09.1989</w:t>
              </w:r>
            </w:ins>
          </w:p>
        </w:tc>
        <w:tc>
          <w:tcPr>
            <w:tcW w:w="1544" w:type="pct"/>
            <w:vAlign w:val="center"/>
            <w:tcPrChange w:id="403" w:author="Šárka Bulawová" w:date="2025-06-17T11:48:00Z" w16du:dateUtc="2025-06-17T09:48:00Z">
              <w:tcPr>
                <w:tcW w:w="1094" w:type="pct"/>
                <w:gridSpan w:val="2"/>
                <w:vAlign w:val="center"/>
              </w:tcPr>
            </w:tcPrChange>
          </w:tcPr>
          <w:p w14:paraId="374A632F" w14:textId="21C76948" w:rsidR="00D73C42" w:rsidRPr="00D745D1" w:rsidRDefault="003A2200">
            <w:pPr>
              <w:rPr>
                <w:ins w:id="404" w:author="Šárka Bulawová" w:date="2025-06-17T11:31:00Z" w16du:dateUtc="2025-06-17T09:31:00Z"/>
                <w:rStyle w:val="Instrukce"/>
                <w:i w:val="0"/>
                <w:color w:val="auto"/>
                <w:highlight w:val="yellow"/>
              </w:rPr>
              <w:pPrChange w:id="405" w:author="Šárka Bulawová" w:date="2025-06-17T11:46:00Z" w16du:dateUtc="2025-06-17T09:46:00Z">
                <w:pPr>
                  <w:pStyle w:val="Tabulkanormln"/>
                </w:pPr>
              </w:pPrChange>
            </w:pPr>
            <w:ins w:id="406" w:author="Šárka Bulawová" w:date="2025-06-17T11:32:00Z" w16du:dateUtc="2025-06-17T09:32:00Z">
              <w:r w:rsidRPr="00D745D1">
                <w:rPr>
                  <w:rStyle w:val="Instrukce"/>
                  <w:i w:val="0"/>
                  <w:color w:val="auto"/>
                  <w:highlight w:val="yellow"/>
                </w:rPr>
                <w:t>01.</w:t>
              </w:r>
              <w:r w:rsidR="00767C78" w:rsidRPr="00D745D1">
                <w:rPr>
                  <w:rStyle w:val="Instrukce"/>
                  <w:i w:val="0"/>
                  <w:color w:val="auto"/>
                  <w:highlight w:val="yellow"/>
                </w:rPr>
                <w:t>01.1990</w:t>
              </w:r>
            </w:ins>
          </w:p>
        </w:tc>
        <w:tc>
          <w:tcPr>
            <w:tcW w:w="390" w:type="pct"/>
            <w:vAlign w:val="center"/>
            <w:tcPrChange w:id="407" w:author="Šárka Bulawová" w:date="2025-06-17T11:48:00Z" w16du:dateUtc="2025-06-17T09:48:00Z">
              <w:tcPr>
                <w:tcW w:w="858" w:type="pct"/>
                <w:gridSpan w:val="3"/>
                <w:vAlign w:val="center"/>
              </w:tcPr>
            </w:tcPrChange>
          </w:tcPr>
          <w:p w14:paraId="3BCBE0C9" w14:textId="77777777" w:rsidR="00D73C42" w:rsidRPr="008A6D23" w:rsidRDefault="00D73C42">
            <w:pPr>
              <w:rPr>
                <w:ins w:id="408" w:author="Šárka Bulawová" w:date="2025-06-17T11:31:00Z" w16du:dateUtc="2025-06-17T09:31:00Z"/>
                <w:rStyle w:val="Instrukce"/>
                <w:i w:val="0"/>
                <w:color w:val="auto"/>
                <w:highlight w:val="yellow"/>
              </w:rPr>
              <w:pPrChange w:id="409" w:author="Šárka Bulawová" w:date="2025-06-17T11:46:00Z" w16du:dateUtc="2025-06-17T09:46:00Z">
                <w:pPr>
                  <w:pStyle w:val="Tabulkanormln"/>
                </w:pPr>
              </w:pPrChange>
            </w:pPr>
          </w:p>
        </w:tc>
      </w:tr>
      <w:tr w:rsidR="00D560E6" w:rsidRPr="000C3B8C" w14:paraId="312252B9" w14:textId="77777777" w:rsidTr="00D560E6">
        <w:trPr>
          <w:trHeight w:val="340"/>
          <w:ins w:id="410" w:author="Šárka Bulawová" w:date="2025-06-17T11:27:00Z"/>
          <w:trPrChange w:id="411" w:author="Šárka Bulawová" w:date="2025-06-17T11:48:00Z" w16du:dateUtc="2025-06-17T09:48:00Z">
            <w:trPr>
              <w:trHeight w:val="340"/>
            </w:trPr>
          </w:trPrChange>
        </w:trPr>
        <w:tc>
          <w:tcPr>
            <w:tcW w:w="1632" w:type="pct"/>
            <w:vAlign w:val="center"/>
            <w:tcPrChange w:id="412" w:author="Šárka Bulawová" w:date="2025-06-17T11:48:00Z" w16du:dateUtc="2025-06-17T09:48:00Z">
              <w:tcPr>
                <w:tcW w:w="1641" w:type="pct"/>
                <w:gridSpan w:val="3"/>
                <w:vAlign w:val="center"/>
              </w:tcPr>
            </w:tcPrChange>
          </w:tcPr>
          <w:p w14:paraId="58913B6B" w14:textId="245BECE7" w:rsidR="006941CC" w:rsidRPr="00D745D1" w:rsidRDefault="00B51258">
            <w:pPr>
              <w:rPr>
                <w:ins w:id="413" w:author="Šárka Bulawová" w:date="2025-06-17T11:27:00Z" w16du:dateUtc="2025-06-17T09:27:00Z"/>
                <w:rStyle w:val="Instrukce"/>
                <w:i w:val="0"/>
                <w:color w:val="auto"/>
                <w:highlight w:val="yellow"/>
                <w:rPrChange w:id="414" w:author="Šárka Bulawová" w:date="2025-06-17T11:48:00Z" w16du:dateUtc="2025-06-17T09:48:00Z">
                  <w:rPr>
                    <w:ins w:id="415" w:author="Šárka Bulawová" w:date="2025-06-17T11:27:00Z" w16du:dateUtc="2025-06-17T09:27:00Z"/>
                    <w:rStyle w:val="Instrukce"/>
                    <w:i w:val="0"/>
                    <w:color w:val="auto"/>
                  </w:rPr>
                </w:rPrChange>
              </w:rPr>
              <w:pPrChange w:id="416" w:author="Šárka Bulawová" w:date="2025-06-17T11:46:00Z" w16du:dateUtc="2025-06-17T09:46:00Z">
                <w:pPr>
                  <w:pStyle w:val="Tabulka"/>
                </w:pPr>
              </w:pPrChange>
            </w:pPr>
            <w:ins w:id="417" w:author="Šárka Bulawová" w:date="2025-06-17T11:28:00Z" w16du:dateUtc="2025-06-17T09:28:00Z">
              <w:r w:rsidRPr="00D745D1">
                <w:rPr>
                  <w:rStyle w:val="Instrukce"/>
                  <w:i w:val="0"/>
                  <w:color w:val="auto"/>
                  <w:highlight w:val="yellow"/>
                  <w:rPrChange w:id="418" w:author="Šárka Bulawová" w:date="2025-06-17T11:48:00Z" w16du:dateUtc="2025-06-17T09:48:00Z">
                    <w:rPr>
                      <w:rStyle w:val="Instrukce"/>
                      <w:i w:val="0"/>
                      <w:color w:val="auto"/>
                    </w:rPr>
                  </w:rPrChange>
                </w:rPr>
                <w:t>Získání stavebního povolené</w:t>
              </w:r>
            </w:ins>
          </w:p>
        </w:tc>
        <w:tc>
          <w:tcPr>
            <w:tcW w:w="584" w:type="pct"/>
            <w:vAlign w:val="center"/>
            <w:tcPrChange w:id="419" w:author="Šárka Bulawová" w:date="2025-06-17T11:48:00Z" w16du:dateUtc="2025-06-17T09:48:00Z">
              <w:tcPr>
                <w:tcW w:w="547" w:type="pct"/>
                <w:gridSpan w:val="3"/>
                <w:vAlign w:val="center"/>
              </w:tcPr>
            </w:tcPrChange>
          </w:tcPr>
          <w:p w14:paraId="56A15408" w14:textId="4C69412D" w:rsidR="006941CC" w:rsidRPr="00D745D1" w:rsidRDefault="00B51258">
            <w:pPr>
              <w:rPr>
                <w:ins w:id="420" w:author="Šárka Bulawová" w:date="2025-06-17T11:27:00Z" w16du:dateUtc="2025-06-17T09:27:00Z"/>
                <w:rStyle w:val="Instrukce"/>
                <w:i w:val="0"/>
                <w:color w:val="auto"/>
                <w:highlight w:val="yellow"/>
                <w:rPrChange w:id="421" w:author="Šárka Bulawová" w:date="2025-06-17T11:48:00Z" w16du:dateUtc="2025-06-17T09:48:00Z">
                  <w:rPr>
                    <w:ins w:id="422" w:author="Šárka Bulawová" w:date="2025-06-17T11:27:00Z" w16du:dateUtc="2025-06-17T09:27:00Z"/>
                    <w:rStyle w:val="Instrukce"/>
                    <w:i w:val="0"/>
                    <w:color w:val="auto"/>
                  </w:rPr>
                </w:rPrChange>
              </w:rPr>
              <w:pPrChange w:id="423" w:author="Šárka Bulawová" w:date="2025-06-17T11:46:00Z" w16du:dateUtc="2025-06-17T09:46:00Z">
                <w:pPr>
                  <w:pStyle w:val="Tabulkanormln"/>
                </w:pPr>
              </w:pPrChange>
            </w:pPr>
            <w:ins w:id="424" w:author="Šárka Bulawová" w:date="2025-06-17T11:29:00Z" w16du:dateUtc="2025-06-17T09:29:00Z">
              <w:r w:rsidRPr="00D745D1">
                <w:rPr>
                  <w:rStyle w:val="Instrukce"/>
                  <w:i w:val="0"/>
                  <w:color w:val="auto"/>
                  <w:highlight w:val="yellow"/>
                  <w:rPrChange w:id="425" w:author="Šárka Bulawová" w:date="2025-06-17T11:48:00Z" w16du:dateUtc="2025-06-17T09:48:00Z">
                    <w:rPr>
                      <w:rStyle w:val="Instrukce"/>
                      <w:i w:val="0"/>
                      <w:color w:val="auto"/>
                    </w:rPr>
                  </w:rPrChange>
                </w:rPr>
                <w:t>DSP</w:t>
              </w:r>
            </w:ins>
          </w:p>
        </w:tc>
        <w:tc>
          <w:tcPr>
            <w:tcW w:w="851" w:type="pct"/>
            <w:vAlign w:val="center"/>
            <w:tcPrChange w:id="426" w:author="Šárka Bulawová" w:date="2025-06-17T11:48:00Z" w16du:dateUtc="2025-06-17T09:48:00Z">
              <w:tcPr>
                <w:tcW w:w="860" w:type="pct"/>
                <w:gridSpan w:val="3"/>
                <w:vAlign w:val="center"/>
              </w:tcPr>
            </w:tcPrChange>
          </w:tcPr>
          <w:p w14:paraId="0621A0C9" w14:textId="45B894D2" w:rsidR="006941CC" w:rsidRPr="00D745D1" w:rsidRDefault="003542B8">
            <w:pPr>
              <w:rPr>
                <w:ins w:id="427" w:author="Šárka Bulawová" w:date="2025-06-17T11:27:00Z" w16du:dateUtc="2025-06-17T09:27:00Z"/>
                <w:rStyle w:val="Instrukce"/>
                <w:i w:val="0"/>
                <w:color w:val="auto"/>
                <w:highlight w:val="yellow"/>
                <w:rPrChange w:id="428" w:author="Šárka Bulawová" w:date="2025-06-17T11:48:00Z" w16du:dateUtc="2025-06-17T09:48:00Z">
                  <w:rPr>
                    <w:ins w:id="429" w:author="Šárka Bulawová" w:date="2025-06-17T11:27:00Z" w16du:dateUtc="2025-06-17T09:27:00Z"/>
                    <w:rStyle w:val="Instrukce"/>
                    <w:i w:val="0"/>
                    <w:color w:val="auto"/>
                  </w:rPr>
                </w:rPrChange>
              </w:rPr>
              <w:pPrChange w:id="430" w:author="Šárka Bulawová" w:date="2025-06-17T11:46:00Z" w16du:dateUtc="2025-06-17T09:46:00Z">
                <w:pPr>
                  <w:pStyle w:val="Tabulkanormln"/>
                </w:pPr>
              </w:pPrChange>
            </w:pPr>
            <w:ins w:id="431" w:author="Šárka Bulawová" w:date="2025-06-17T11:29:00Z" w16du:dateUtc="2025-06-17T09:29:00Z">
              <w:r w:rsidRPr="00D745D1">
                <w:rPr>
                  <w:rStyle w:val="Instrukce"/>
                  <w:i w:val="0"/>
                  <w:color w:val="auto"/>
                  <w:highlight w:val="yellow"/>
                  <w:rPrChange w:id="432" w:author="Šárka Bulawová" w:date="2025-06-17T11:48:00Z" w16du:dateUtc="2025-06-17T09:48:00Z">
                    <w:rPr>
                      <w:rStyle w:val="Instrukce"/>
                      <w:i w:val="0"/>
                      <w:color w:val="auto"/>
                    </w:rPr>
                  </w:rPrChange>
                </w:rPr>
                <w:t>01.01.1990</w:t>
              </w:r>
            </w:ins>
          </w:p>
        </w:tc>
        <w:tc>
          <w:tcPr>
            <w:tcW w:w="1544" w:type="pct"/>
            <w:vAlign w:val="center"/>
            <w:tcPrChange w:id="433" w:author="Šárka Bulawová" w:date="2025-06-17T11:48:00Z" w16du:dateUtc="2025-06-17T09:48:00Z">
              <w:tcPr>
                <w:tcW w:w="1094" w:type="pct"/>
                <w:gridSpan w:val="2"/>
                <w:vAlign w:val="center"/>
              </w:tcPr>
            </w:tcPrChange>
          </w:tcPr>
          <w:p w14:paraId="5321E562" w14:textId="4B3C3D30" w:rsidR="006941CC" w:rsidRPr="00D745D1" w:rsidRDefault="00A8754E">
            <w:pPr>
              <w:rPr>
                <w:ins w:id="434" w:author="Šárka Bulawová" w:date="2025-06-17T11:27:00Z" w16du:dateUtc="2025-06-17T09:27:00Z"/>
                <w:rStyle w:val="Instrukce"/>
                <w:i w:val="0"/>
                <w:color w:val="auto"/>
                <w:highlight w:val="yellow"/>
                <w:rPrChange w:id="435" w:author="Šárka Bulawová" w:date="2025-06-17T11:48:00Z" w16du:dateUtc="2025-06-17T09:48:00Z">
                  <w:rPr>
                    <w:ins w:id="436" w:author="Šárka Bulawová" w:date="2025-06-17T11:27:00Z" w16du:dateUtc="2025-06-17T09:27:00Z"/>
                    <w:rStyle w:val="Instrukce"/>
                    <w:i w:val="0"/>
                    <w:color w:val="auto"/>
                  </w:rPr>
                </w:rPrChange>
              </w:rPr>
              <w:pPrChange w:id="437" w:author="Šárka Bulawová" w:date="2025-06-17T11:46:00Z" w16du:dateUtc="2025-06-17T09:46:00Z">
                <w:pPr>
                  <w:pStyle w:val="Tabulkanormln"/>
                </w:pPr>
              </w:pPrChange>
            </w:pPr>
            <w:ins w:id="438" w:author="Šárka Bulawová" w:date="2025-06-17T11:46:00Z" w16du:dateUtc="2025-06-17T09:46:00Z">
              <w:r w:rsidRPr="00D745D1">
                <w:rPr>
                  <w:rStyle w:val="Instrukce"/>
                  <w:i w:val="0"/>
                  <w:color w:val="auto"/>
                  <w:highlight w:val="yellow"/>
                </w:rPr>
                <w:t>N</w:t>
              </w:r>
            </w:ins>
            <w:ins w:id="439" w:author="Šárka Bulawová" w:date="2025-06-17T11:29:00Z" w16du:dateUtc="2025-06-17T09:29:00Z">
              <w:r w:rsidR="003542B8" w:rsidRPr="00D745D1">
                <w:rPr>
                  <w:rStyle w:val="Instrukce"/>
                  <w:i w:val="0"/>
                  <w:color w:val="auto"/>
                  <w:highlight w:val="yellow"/>
                  <w:rPrChange w:id="440" w:author="Šárka Bulawová" w:date="2025-06-17T11:48:00Z" w16du:dateUtc="2025-06-17T09:48:00Z">
                    <w:rPr>
                      <w:rStyle w:val="Instrukce"/>
                      <w:i w:val="0"/>
                      <w:color w:val="auto"/>
                    </w:rPr>
                  </w:rPrChange>
                </w:rPr>
                <w:t xml:space="preserve">abytí právní moci </w:t>
              </w:r>
              <w:r w:rsidR="00DB3C38" w:rsidRPr="00D745D1">
                <w:rPr>
                  <w:rStyle w:val="Instrukce"/>
                  <w:i w:val="0"/>
                  <w:color w:val="auto"/>
                  <w:highlight w:val="yellow"/>
                  <w:rPrChange w:id="441" w:author="Šárka Bulawová" w:date="2025-06-17T11:48:00Z" w16du:dateUtc="2025-06-17T09:48:00Z">
                    <w:rPr>
                      <w:rStyle w:val="Instrukce"/>
                      <w:i w:val="0"/>
                      <w:color w:val="auto"/>
                    </w:rPr>
                  </w:rPrChange>
                </w:rPr>
                <w:t>01.05.1990</w:t>
              </w:r>
            </w:ins>
          </w:p>
        </w:tc>
        <w:tc>
          <w:tcPr>
            <w:tcW w:w="390" w:type="pct"/>
            <w:vAlign w:val="center"/>
            <w:tcPrChange w:id="442" w:author="Šárka Bulawová" w:date="2025-06-17T11:48:00Z" w16du:dateUtc="2025-06-17T09:48:00Z">
              <w:tcPr>
                <w:tcW w:w="858" w:type="pct"/>
                <w:gridSpan w:val="2"/>
                <w:vAlign w:val="center"/>
              </w:tcPr>
            </w:tcPrChange>
          </w:tcPr>
          <w:p w14:paraId="5669BA71" w14:textId="77777777" w:rsidR="006941CC" w:rsidRPr="008A6D23" w:rsidRDefault="006941CC">
            <w:pPr>
              <w:rPr>
                <w:ins w:id="443" w:author="Šárka Bulawová" w:date="2025-06-17T11:27:00Z" w16du:dateUtc="2025-06-17T09:27:00Z"/>
                <w:rStyle w:val="Instrukce"/>
                <w:i w:val="0"/>
                <w:color w:val="auto"/>
                <w:highlight w:val="yellow"/>
                <w:rPrChange w:id="444" w:author="Šárka Bulawová" w:date="2025-06-17T11:45:00Z" w16du:dateUtc="2025-06-17T09:45:00Z">
                  <w:rPr>
                    <w:ins w:id="445" w:author="Šárka Bulawová" w:date="2025-06-17T11:27:00Z" w16du:dateUtc="2025-06-17T09:27:00Z"/>
                    <w:rStyle w:val="Instrukce"/>
                    <w:i w:val="0"/>
                    <w:color w:val="auto"/>
                  </w:rPr>
                </w:rPrChange>
              </w:rPr>
              <w:pPrChange w:id="446" w:author="Šárka Bulawová" w:date="2025-06-17T11:46:00Z" w16du:dateUtc="2025-06-17T09:46:00Z">
                <w:pPr>
                  <w:pStyle w:val="Tabulkanormln"/>
                </w:pPr>
              </w:pPrChange>
            </w:pPr>
          </w:p>
        </w:tc>
      </w:tr>
      <w:tr w:rsidR="00D745D1" w:rsidRPr="000C3B8C" w14:paraId="15DB391A" w14:textId="77777777" w:rsidTr="00D560E6">
        <w:trPr>
          <w:trHeight w:val="340"/>
          <w:ins w:id="447" w:author="Šárka Bulawová" w:date="2025-06-17T11:31:00Z"/>
          <w:trPrChange w:id="448" w:author="Šárka Bulawová" w:date="2025-06-17T11:48:00Z" w16du:dateUtc="2025-06-17T09:48:00Z">
            <w:trPr>
              <w:trHeight w:val="340"/>
            </w:trPr>
          </w:trPrChange>
        </w:trPr>
        <w:tc>
          <w:tcPr>
            <w:tcW w:w="1632" w:type="pct"/>
            <w:vAlign w:val="center"/>
            <w:tcPrChange w:id="449" w:author="Šárka Bulawová" w:date="2025-06-17T11:48:00Z" w16du:dateUtc="2025-06-17T09:48:00Z">
              <w:tcPr>
                <w:tcW w:w="938" w:type="pct"/>
                <w:vAlign w:val="center"/>
              </w:tcPr>
            </w:tcPrChange>
          </w:tcPr>
          <w:p w14:paraId="59AA9F14" w14:textId="583808C8" w:rsidR="00D745D1" w:rsidRPr="00D745D1" w:rsidRDefault="00D745D1" w:rsidP="00D745D1">
            <w:pPr>
              <w:rPr>
                <w:ins w:id="450" w:author="Šárka Bulawová" w:date="2025-06-17T11:31:00Z" w16du:dateUtc="2025-06-17T09:31:00Z"/>
                <w:rStyle w:val="Instrukce"/>
                <w:i w:val="0"/>
                <w:color w:val="auto"/>
                <w:highlight w:val="yellow"/>
              </w:rPr>
            </w:pPr>
            <w:ins w:id="451" w:author="Šárka Bulawová" w:date="2025-06-17T11:37:00Z" w16du:dateUtc="2025-06-17T09:37:00Z">
              <w:r w:rsidRPr="00D745D1">
                <w:rPr>
                  <w:rStyle w:val="Instrukce"/>
                  <w:i w:val="0"/>
                  <w:color w:val="auto"/>
                  <w:highlight w:val="yellow"/>
                </w:rPr>
                <w:t>P</w:t>
              </w:r>
              <w:r w:rsidRPr="00D745D1">
                <w:rPr>
                  <w:rStyle w:val="Instrukce"/>
                  <w:i w:val="0"/>
                  <w:color w:val="auto"/>
                  <w:highlight w:val="yellow"/>
                  <w:rPrChange w:id="452" w:author="Šárka Bulawová" w:date="2025-06-17T11:48:00Z" w16du:dateUtc="2025-06-17T09:48:00Z">
                    <w:rPr>
                      <w:rStyle w:val="Instrukce"/>
                      <w:highlight w:val="yellow"/>
                    </w:rPr>
                  </w:rPrChange>
                </w:rPr>
                <w:t>ravidelné pracovní schůzky</w:t>
              </w:r>
            </w:ins>
          </w:p>
        </w:tc>
        <w:tc>
          <w:tcPr>
            <w:tcW w:w="584" w:type="pct"/>
            <w:vAlign w:val="center"/>
            <w:tcPrChange w:id="453" w:author="Šárka Bulawová" w:date="2025-06-17T11:48:00Z" w16du:dateUtc="2025-06-17T09:48:00Z">
              <w:tcPr>
                <w:tcW w:w="938" w:type="pct"/>
                <w:gridSpan w:val="3"/>
                <w:vAlign w:val="center"/>
              </w:tcPr>
            </w:tcPrChange>
          </w:tcPr>
          <w:p w14:paraId="01A59A4F" w14:textId="31CEDC02" w:rsidR="00D745D1" w:rsidRPr="00D745D1" w:rsidRDefault="00D745D1">
            <w:pPr>
              <w:rPr>
                <w:ins w:id="454" w:author="Šárka Bulawová" w:date="2025-06-17T11:31:00Z" w16du:dateUtc="2025-06-17T09:31:00Z"/>
                <w:rStyle w:val="Instrukce"/>
                <w:i w:val="0"/>
                <w:color w:val="auto"/>
                <w:highlight w:val="yellow"/>
              </w:rPr>
              <w:pPrChange w:id="455" w:author="Šárka Bulawová" w:date="2025-06-17T11:46:00Z" w16du:dateUtc="2025-06-17T09:46:00Z">
                <w:pPr>
                  <w:pStyle w:val="Tabulkanormln"/>
                </w:pPr>
              </w:pPrChange>
            </w:pPr>
            <w:ins w:id="456" w:author="Šárka Bulawová" w:date="2025-06-17T11:39:00Z" w16du:dateUtc="2025-06-17T09:39:00Z">
              <w:r w:rsidRPr="00D745D1">
                <w:rPr>
                  <w:rStyle w:val="Instrukce"/>
                  <w:i w:val="0"/>
                  <w:color w:val="auto"/>
                  <w:highlight w:val="yellow"/>
                </w:rPr>
                <w:t>DSP</w:t>
              </w:r>
            </w:ins>
          </w:p>
        </w:tc>
        <w:tc>
          <w:tcPr>
            <w:tcW w:w="851" w:type="pct"/>
            <w:vAlign w:val="center"/>
            <w:tcPrChange w:id="457" w:author="Šárka Bulawová" w:date="2025-06-17T11:48:00Z" w16du:dateUtc="2025-06-17T09:48:00Z">
              <w:tcPr>
                <w:tcW w:w="1172" w:type="pct"/>
                <w:gridSpan w:val="4"/>
                <w:vAlign w:val="center"/>
              </w:tcPr>
            </w:tcPrChange>
          </w:tcPr>
          <w:p w14:paraId="491D8C96" w14:textId="443E6DB6" w:rsidR="00D745D1" w:rsidRPr="00D745D1" w:rsidRDefault="00D745D1">
            <w:pPr>
              <w:rPr>
                <w:ins w:id="458" w:author="Šárka Bulawová" w:date="2025-06-17T11:31:00Z" w16du:dateUtc="2025-06-17T09:31:00Z"/>
                <w:rStyle w:val="Instrukce"/>
                <w:i w:val="0"/>
                <w:color w:val="auto"/>
                <w:highlight w:val="yellow"/>
              </w:rPr>
              <w:pPrChange w:id="459" w:author="Šárka Bulawová" w:date="2025-06-17T11:46:00Z" w16du:dateUtc="2025-06-17T09:46:00Z">
                <w:pPr>
                  <w:pStyle w:val="Tabulkanormln"/>
                </w:pPr>
              </w:pPrChange>
            </w:pPr>
            <w:ins w:id="460" w:author="Šárka Bulawová" w:date="2025-06-17T11:46:00Z" w16du:dateUtc="2025-06-17T09:46:00Z">
              <w:r w:rsidRPr="00D745D1">
                <w:rPr>
                  <w:rStyle w:val="Instrukce"/>
                  <w:i w:val="0"/>
                  <w:color w:val="auto"/>
                  <w:highlight w:val="yellow"/>
                </w:rPr>
                <w:t>xx.xx.20xx</w:t>
              </w:r>
            </w:ins>
          </w:p>
        </w:tc>
        <w:tc>
          <w:tcPr>
            <w:tcW w:w="1544" w:type="pct"/>
            <w:tcPrChange w:id="461" w:author="Šárka Bulawová" w:date="2025-06-17T11:48:00Z" w16du:dateUtc="2025-06-17T09:48:00Z">
              <w:tcPr>
                <w:tcW w:w="1094" w:type="pct"/>
                <w:gridSpan w:val="2"/>
                <w:vAlign w:val="center"/>
              </w:tcPr>
            </w:tcPrChange>
          </w:tcPr>
          <w:p w14:paraId="0DA71FB4" w14:textId="3C0703F0" w:rsidR="00D745D1" w:rsidRPr="00D745D1" w:rsidRDefault="00D745D1">
            <w:pPr>
              <w:rPr>
                <w:ins w:id="462" w:author="Šárka Bulawová" w:date="2025-06-17T11:31:00Z" w16du:dateUtc="2025-06-17T09:31:00Z"/>
                <w:rStyle w:val="Instrukce"/>
                <w:i w:val="0"/>
                <w:color w:val="auto"/>
                <w:highlight w:val="yellow"/>
              </w:rPr>
              <w:pPrChange w:id="463" w:author="Šárka Bulawová" w:date="2025-06-17T11:46:00Z" w16du:dateUtc="2025-06-17T09:46:00Z">
                <w:pPr>
                  <w:pStyle w:val="Tabulkanormln"/>
                </w:pPr>
              </w:pPrChange>
            </w:pPr>
            <w:ins w:id="464" w:author="Šárka Bulawová" w:date="2025-06-17T11:47:00Z" w16du:dateUtc="2025-06-17T09:47:00Z">
              <w:r w:rsidRPr="00D745D1">
                <w:rPr>
                  <w:rStyle w:val="Instrukce"/>
                  <w:i w:val="0"/>
                  <w:color w:val="auto"/>
                  <w:highlight w:val="yellow"/>
                </w:rPr>
                <w:t>xx.xx.20xx</w:t>
              </w:r>
            </w:ins>
          </w:p>
        </w:tc>
        <w:tc>
          <w:tcPr>
            <w:tcW w:w="390" w:type="pct"/>
            <w:vAlign w:val="center"/>
            <w:tcPrChange w:id="465" w:author="Šárka Bulawová" w:date="2025-06-17T11:48:00Z" w16du:dateUtc="2025-06-17T09:48:00Z">
              <w:tcPr>
                <w:tcW w:w="858" w:type="pct"/>
                <w:gridSpan w:val="3"/>
                <w:vAlign w:val="center"/>
              </w:tcPr>
            </w:tcPrChange>
          </w:tcPr>
          <w:p w14:paraId="5F77E6B9" w14:textId="77777777" w:rsidR="00D745D1" w:rsidRPr="008A6D23" w:rsidRDefault="00D745D1">
            <w:pPr>
              <w:rPr>
                <w:ins w:id="466" w:author="Šárka Bulawová" w:date="2025-06-17T11:31:00Z" w16du:dateUtc="2025-06-17T09:31:00Z"/>
                <w:rStyle w:val="Instrukce"/>
                <w:i w:val="0"/>
                <w:color w:val="auto"/>
                <w:highlight w:val="yellow"/>
              </w:rPr>
              <w:pPrChange w:id="467" w:author="Šárka Bulawová" w:date="2025-06-17T11:46:00Z" w16du:dateUtc="2025-06-17T09:46:00Z">
                <w:pPr>
                  <w:pStyle w:val="Tabulkanormln"/>
                </w:pPr>
              </w:pPrChange>
            </w:pPr>
          </w:p>
        </w:tc>
      </w:tr>
      <w:tr w:rsidR="00D745D1" w:rsidRPr="000C3B8C" w14:paraId="45F9F0D3" w14:textId="77777777" w:rsidTr="00D560E6">
        <w:trPr>
          <w:trHeight w:val="340"/>
          <w:ins w:id="468" w:author="Šárka Bulawová" w:date="2025-06-17T11:45:00Z"/>
          <w:trPrChange w:id="469" w:author="Šárka Bulawová" w:date="2025-06-17T11:48:00Z" w16du:dateUtc="2025-06-17T09:48:00Z">
            <w:trPr>
              <w:trHeight w:val="340"/>
            </w:trPr>
          </w:trPrChange>
        </w:trPr>
        <w:tc>
          <w:tcPr>
            <w:tcW w:w="1632" w:type="pct"/>
            <w:vAlign w:val="center"/>
            <w:tcPrChange w:id="470" w:author="Šárka Bulawová" w:date="2025-06-17T11:48:00Z" w16du:dateUtc="2025-06-17T09:48:00Z">
              <w:tcPr>
                <w:tcW w:w="938" w:type="pct"/>
                <w:vAlign w:val="center"/>
              </w:tcPr>
            </w:tcPrChange>
          </w:tcPr>
          <w:p w14:paraId="626724EF" w14:textId="604A729D" w:rsidR="00D745D1" w:rsidRPr="00D745D1" w:rsidRDefault="00D745D1" w:rsidP="00D745D1">
            <w:pPr>
              <w:rPr>
                <w:ins w:id="471" w:author="Šárka Bulawová" w:date="2025-06-17T11:45:00Z" w16du:dateUtc="2025-06-17T09:45:00Z"/>
                <w:rStyle w:val="Instrukce"/>
                <w:i w:val="0"/>
                <w:color w:val="auto"/>
                <w:highlight w:val="yellow"/>
              </w:rPr>
            </w:pPr>
            <w:ins w:id="472" w:author="Šárka Bulawová" w:date="2025-06-17T11:45:00Z" w16du:dateUtc="2025-06-17T09:45:00Z">
              <w:r w:rsidRPr="00D745D1">
                <w:rPr>
                  <w:highlight w:val="yellow"/>
                </w:rPr>
                <w:t>E2 Projekt pro provádění stavby</w:t>
              </w:r>
            </w:ins>
          </w:p>
        </w:tc>
        <w:tc>
          <w:tcPr>
            <w:tcW w:w="584" w:type="pct"/>
            <w:vAlign w:val="center"/>
            <w:tcPrChange w:id="473" w:author="Šárka Bulawová" w:date="2025-06-17T11:48:00Z" w16du:dateUtc="2025-06-17T09:48:00Z">
              <w:tcPr>
                <w:tcW w:w="938" w:type="pct"/>
                <w:gridSpan w:val="3"/>
                <w:vAlign w:val="center"/>
              </w:tcPr>
            </w:tcPrChange>
          </w:tcPr>
          <w:p w14:paraId="2A00CB8D" w14:textId="2F9CE210" w:rsidR="00D745D1" w:rsidRPr="00D745D1" w:rsidRDefault="00D745D1">
            <w:pPr>
              <w:rPr>
                <w:ins w:id="474" w:author="Šárka Bulawová" w:date="2025-06-17T11:45:00Z" w16du:dateUtc="2025-06-17T09:45:00Z"/>
                <w:rStyle w:val="Instrukce"/>
                <w:i w:val="0"/>
                <w:color w:val="auto"/>
                <w:highlight w:val="yellow"/>
              </w:rPr>
              <w:pPrChange w:id="475" w:author="Šárka Bulawová" w:date="2025-06-17T11:46:00Z" w16du:dateUtc="2025-06-17T09:46:00Z">
                <w:pPr>
                  <w:pStyle w:val="Tabulkanormln"/>
                </w:pPr>
              </w:pPrChange>
            </w:pPr>
            <w:ins w:id="476" w:author="Šárka Bulawová" w:date="2025-06-17T11:45:00Z" w16du:dateUtc="2025-06-17T09:45:00Z">
              <w:r w:rsidRPr="00D745D1">
                <w:rPr>
                  <w:rStyle w:val="Instrukce"/>
                  <w:i w:val="0"/>
                  <w:color w:val="auto"/>
                  <w:highlight w:val="yellow"/>
                </w:rPr>
                <w:t>DPS</w:t>
              </w:r>
            </w:ins>
          </w:p>
        </w:tc>
        <w:tc>
          <w:tcPr>
            <w:tcW w:w="851" w:type="pct"/>
            <w:tcPrChange w:id="477" w:author="Šárka Bulawová" w:date="2025-06-17T11:48:00Z" w16du:dateUtc="2025-06-17T09:48:00Z">
              <w:tcPr>
                <w:tcW w:w="1172" w:type="pct"/>
                <w:gridSpan w:val="4"/>
              </w:tcPr>
            </w:tcPrChange>
          </w:tcPr>
          <w:p w14:paraId="7B8DBB2F" w14:textId="41F6491C" w:rsidR="00D745D1" w:rsidRPr="00D745D1" w:rsidRDefault="00D745D1">
            <w:pPr>
              <w:rPr>
                <w:ins w:id="478" w:author="Šárka Bulawová" w:date="2025-06-17T11:45:00Z" w16du:dateUtc="2025-06-17T09:45:00Z"/>
                <w:rStyle w:val="Instrukce"/>
                <w:i w:val="0"/>
                <w:color w:val="auto"/>
                <w:highlight w:val="yellow"/>
              </w:rPr>
              <w:pPrChange w:id="479" w:author="Šárka Bulawová" w:date="2025-06-17T11:46:00Z" w16du:dateUtc="2025-06-17T09:46:00Z">
                <w:pPr>
                  <w:pStyle w:val="Tabulkanormln"/>
                </w:pPr>
              </w:pPrChange>
            </w:pPr>
            <w:ins w:id="480" w:author="Šárka Bulawová" w:date="2025-06-17T11:46:00Z" w16du:dateUtc="2025-06-17T09:46:00Z">
              <w:r w:rsidRPr="00D745D1">
                <w:rPr>
                  <w:rStyle w:val="Instrukce"/>
                  <w:i w:val="0"/>
                  <w:color w:val="auto"/>
                  <w:highlight w:val="yellow"/>
                </w:rPr>
                <w:t>xx.xx.20xx</w:t>
              </w:r>
            </w:ins>
          </w:p>
        </w:tc>
        <w:tc>
          <w:tcPr>
            <w:tcW w:w="1544" w:type="pct"/>
            <w:tcPrChange w:id="481" w:author="Šárka Bulawová" w:date="2025-06-17T11:48:00Z" w16du:dateUtc="2025-06-17T09:48:00Z">
              <w:tcPr>
                <w:tcW w:w="1094" w:type="pct"/>
                <w:gridSpan w:val="2"/>
              </w:tcPr>
            </w:tcPrChange>
          </w:tcPr>
          <w:p w14:paraId="0752E78C" w14:textId="742ED25F" w:rsidR="00D745D1" w:rsidRPr="00D745D1" w:rsidRDefault="00D745D1">
            <w:pPr>
              <w:rPr>
                <w:ins w:id="482" w:author="Šárka Bulawová" w:date="2025-06-17T11:45:00Z" w16du:dateUtc="2025-06-17T09:45:00Z"/>
                <w:rStyle w:val="Instrukce"/>
                <w:i w:val="0"/>
                <w:color w:val="auto"/>
                <w:highlight w:val="yellow"/>
              </w:rPr>
              <w:pPrChange w:id="483" w:author="Šárka Bulawová" w:date="2025-06-17T11:46:00Z" w16du:dateUtc="2025-06-17T09:46:00Z">
                <w:pPr>
                  <w:pStyle w:val="Tabulkanormln"/>
                </w:pPr>
              </w:pPrChange>
            </w:pPr>
            <w:ins w:id="484" w:author="Šárka Bulawová" w:date="2025-06-17T11:47:00Z" w16du:dateUtc="2025-06-17T09:47:00Z">
              <w:r w:rsidRPr="00D745D1">
                <w:rPr>
                  <w:rStyle w:val="Instrukce"/>
                  <w:i w:val="0"/>
                  <w:color w:val="auto"/>
                  <w:highlight w:val="yellow"/>
                </w:rPr>
                <w:t>xx.xx.20xx</w:t>
              </w:r>
            </w:ins>
          </w:p>
        </w:tc>
        <w:tc>
          <w:tcPr>
            <w:tcW w:w="390" w:type="pct"/>
            <w:tcPrChange w:id="485" w:author="Šárka Bulawová" w:date="2025-06-17T11:48:00Z" w16du:dateUtc="2025-06-17T09:48:00Z">
              <w:tcPr>
                <w:tcW w:w="858" w:type="pct"/>
                <w:gridSpan w:val="3"/>
              </w:tcPr>
            </w:tcPrChange>
          </w:tcPr>
          <w:p w14:paraId="1289A7E0" w14:textId="77777777" w:rsidR="00D745D1" w:rsidRPr="008A6D23" w:rsidRDefault="00D745D1">
            <w:pPr>
              <w:rPr>
                <w:ins w:id="486" w:author="Šárka Bulawová" w:date="2025-06-17T11:45:00Z" w16du:dateUtc="2025-06-17T09:45:00Z"/>
                <w:rStyle w:val="Instrukce"/>
                <w:i w:val="0"/>
                <w:color w:val="auto"/>
                <w:highlight w:val="yellow"/>
              </w:rPr>
              <w:pPrChange w:id="487" w:author="Šárka Bulawová" w:date="2025-06-17T11:46:00Z" w16du:dateUtc="2025-06-17T09:46:00Z">
                <w:pPr>
                  <w:pStyle w:val="Tabulkanormln"/>
                </w:pPr>
              </w:pPrChange>
            </w:pPr>
          </w:p>
        </w:tc>
      </w:tr>
      <w:tr w:rsidR="00A8754E" w:rsidRPr="000C3B8C" w14:paraId="031EF966" w14:textId="77777777" w:rsidTr="00D560E6">
        <w:trPr>
          <w:trHeight w:val="340"/>
          <w:ins w:id="488" w:author="Šárka Bulawová" w:date="2025-06-17T11:44:00Z"/>
          <w:trPrChange w:id="489" w:author="Šárka Bulawová" w:date="2025-06-17T11:48:00Z" w16du:dateUtc="2025-06-17T09:48:00Z">
            <w:trPr>
              <w:trHeight w:val="340"/>
            </w:trPr>
          </w:trPrChange>
        </w:trPr>
        <w:tc>
          <w:tcPr>
            <w:tcW w:w="1632" w:type="pct"/>
            <w:vAlign w:val="center"/>
            <w:tcPrChange w:id="490" w:author="Šárka Bulawová" w:date="2025-06-17T11:48:00Z" w16du:dateUtc="2025-06-17T09:48:00Z">
              <w:tcPr>
                <w:tcW w:w="938" w:type="pct"/>
                <w:vAlign w:val="center"/>
              </w:tcPr>
            </w:tcPrChange>
          </w:tcPr>
          <w:p w14:paraId="55D228A0" w14:textId="37E61F38" w:rsidR="00A8754E" w:rsidRPr="00D745D1" w:rsidRDefault="00A8754E" w:rsidP="00E76FE1">
            <w:pPr>
              <w:rPr>
                <w:ins w:id="491" w:author="Šárka Bulawová" w:date="2025-06-17T11:44:00Z" w16du:dateUtc="2025-06-17T09:44:00Z"/>
                <w:rStyle w:val="Instrukce"/>
                <w:i w:val="0"/>
                <w:color w:val="auto"/>
                <w:highlight w:val="yellow"/>
              </w:rPr>
            </w:pPr>
            <w:ins w:id="492" w:author="Šárka Bulawová" w:date="2025-06-17T11:44:00Z" w16du:dateUtc="2025-06-17T09:44:00Z">
              <w:r w:rsidRPr="00D745D1">
                <w:rPr>
                  <w:rStyle w:val="Instrukce"/>
                  <w:i w:val="0"/>
                  <w:color w:val="auto"/>
                  <w:highlight w:val="yellow"/>
                </w:rPr>
                <w:t>Kontrola kolizí</w:t>
              </w:r>
            </w:ins>
          </w:p>
        </w:tc>
        <w:tc>
          <w:tcPr>
            <w:tcW w:w="584" w:type="pct"/>
            <w:vAlign w:val="center"/>
            <w:tcPrChange w:id="493" w:author="Šárka Bulawová" w:date="2025-06-17T11:48:00Z" w16du:dateUtc="2025-06-17T09:48:00Z">
              <w:tcPr>
                <w:tcW w:w="938" w:type="pct"/>
                <w:gridSpan w:val="3"/>
                <w:vAlign w:val="center"/>
              </w:tcPr>
            </w:tcPrChange>
          </w:tcPr>
          <w:p w14:paraId="7A6D5B96" w14:textId="12487353" w:rsidR="00A8754E" w:rsidRPr="00D745D1" w:rsidRDefault="00A8754E">
            <w:pPr>
              <w:rPr>
                <w:ins w:id="494" w:author="Šárka Bulawová" w:date="2025-06-17T11:44:00Z" w16du:dateUtc="2025-06-17T09:44:00Z"/>
                <w:rStyle w:val="Instrukce"/>
                <w:i w:val="0"/>
                <w:color w:val="auto"/>
                <w:highlight w:val="yellow"/>
              </w:rPr>
              <w:pPrChange w:id="495" w:author="Šárka Bulawová" w:date="2025-06-17T11:46:00Z" w16du:dateUtc="2025-06-17T09:46:00Z">
                <w:pPr>
                  <w:pStyle w:val="Tabulkanormln"/>
                </w:pPr>
              </w:pPrChange>
            </w:pPr>
            <w:ins w:id="496" w:author="Šárka Bulawová" w:date="2025-06-17T11:44:00Z" w16du:dateUtc="2025-06-17T09:44:00Z">
              <w:r w:rsidRPr="00D745D1">
                <w:rPr>
                  <w:rStyle w:val="Instrukce"/>
                  <w:i w:val="0"/>
                  <w:color w:val="auto"/>
                  <w:highlight w:val="yellow"/>
                </w:rPr>
                <w:t>DSPS</w:t>
              </w:r>
            </w:ins>
          </w:p>
        </w:tc>
        <w:tc>
          <w:tcPr>
            <w:tcW w:w="851" w:type="pct"/>
            <w:tcPrChange w:id="497" w:author="Šárka Bulawová" w:date="2025-06-17T11:48:00Z" w16du:dateUtc="2025-06-17T09:48:00Z">
              <w:tcPr>
                <w:tcW w:w="1172" w:type="pct"/>
                <w:gridSpan w:val="4"/>
                <w:vAlign w:val="center"/>
              </w:tcPr>
            </w:tcPrChange>
          </w:tcPr>
          <w:p w14:paraId="505F850C" w14:textId="186A47AA" w:rsidR="00A8754E" w:rsidRPr="00D745D1" w:rsidRDefault="00E76FE1">
            <w:pPr>
              <w:rPr>
                <w:ins w:id="498" w:author="Šárka Bulawová" w:date="2025-06-17T11:44:00Z" w16du:dateUtc="2025-06-17T09:44:00Z"/>
                <w:rStyle w:val="Instrukce"/>
                <w:i w:val="0"/>
                <w:color w:val="auto"/>
                <w:highlight w:val="yellow"/>
              </w:rPr>
              <w:pPrChange w:id="499" w:author="Šárka Bulawová" w:date="2025-06-17T11:46:00Z" w16du:dateUtc="2025-06-17T09:46:00Z">
                <w:pPr>
                  <w:pStyle w:val="Tabulkanormln"/>
                </w:pPr>
              </w:pPrChange>
            </w:pPr>
            <w:ins w:id="500" w:author="Šárka Bulawová" w:date="2025-06-17T11:46:00Z" w16du:dateUtc="2025-06-17T09:46:00Z">
              <w:r w:rsidRPr="00D745D1">
                <w:rPr>
                  <w:rStyle w:val="Instrukce"/>
                  <w:i w:val="0"/>
                  <w:color w:val="auto"/>
                  <w:highlight w:val="yellow"/>
                </w:rPr>
                <w:t>xx.xx.20xx</w:t>
              </w:r>
            </w:ins>
          </w:p>
        </w:tc>
        <w:tc>
          <w:tcPr>
            <w:tcW w:w="1544" w:type="pct"/>
            <w:tcPrChange w:id="501" w:author="Šárka Bulawová" w:date="2025-06-17T11:48:00Z" w16du:dateUtc="2025-06-17T09:48:00Z">
              <w:tcPr>
                <w:tcW w:w="1094" w:type="pct"/>
                <w:gridSpan w:val="2"/>
                <w:vAlign w:val="center"/>
              </w:tcPr>
            </w:tcPrChange>
          </w:tcPr>
          <w:p w14:paraId="2A85FA5B" w14:textId="77777777" w:rsidR="00A8754E" w:rsidRPr="00D745D1" w:rsidRDefault="00A8754E" w:rsidP="00E76FE1">
            <w:pPr>
              <w:rPr>
                <w:ins w:id="502" w:author="Šárka Bulawová" w:date="2025-06-17T11:47:00Z" w16du:dateUtc="2025-06-17T09:47:00Z"/>
                <w:rStyle w:val="Instrukce"/>
                <w:i w:val="0"/>
                <w:color w:val="auto"/>
                <w:highlight w:val="yellow"/>
              </w:rPr>
            </w:pPr>
            <w:ins w:id="503" w:author="Šárka Bulawová" w:date="2025-06-17T11:45:00Z" w16du:dateUtc="2025-06-17T09:45:00Z">
              <w:r w:rsidRPr="00D745D1">
                <w:rPr>
                  <w:rStyle w:val="Instrukce"/>
                  <w:i w:val="0"/>
                  <w:color w:val="auto"/>
                  <w:highlight w:val="yellow"/>
                </w:rPr>
                <w:t>Pravidelně každých 30 dní</w:t>
              </w:r>
            </w:ins>
          </w:p>
          <w:p w14:paraId="352F441F" w14:textId="77777777" w:rsidR="00D745D1" w:rsidRPr="00D745D1" w:rsidRDefault="00D745D1" w:rsidP="00D745D1">
            <w:pPr>
              <w:rPr>
                <w:ins w:id="504" w:author="Šárka Bulawová" w:date="2025-06-17T11:47:00Z" w16du:dateUtc="2025-06-17T09:47:00Z"/>
                <w:rStyle w:val="Instrukce"/>
                <w:i w:val="0"/>
                <w:color w:val="auto"/>
                <w:highlight w:val="yellow"/>
              </w:rPr>
            </w:pPr>
            <w:ins w:id="505" w:author="Šárka Bulawová" w:date="2025-06-17T11:47:00Z" w16du:dateUtc="2025-06-17T09:47:00Z">
              <w:r w:rsidRPr="00D745D1">
                <w:rPr>
                  <w:rStyle w:val="Instrukce"/>
                  <w:i w:val="0"/>
                  <w:color w:val="auto"/>
                  <w:highlight w:val="yellow"/>
                </w:rPr>
                <w:t>xx.xx.20xx,</w:t>
              </w:r>
            </w:ins>
          </w:p>
          <w:p w14:paraId="71552490" w14:textId="77777777" w:rsidR="00D745D1" w:rsidRPr="00D745D1" w:rsidRDefault="00D745D1" w:rsidP="00D745D1">
            <w:pPr>
              <w:rPr>
                <w:ins w:id="506" w:author="Šárka Bulawová" w:date="2025-06-17T11:47:00Z" w16du:dateUtc="2025-06-17T09:47:00Z"/>
                <w:rStyle w:val="Instrukce"/>
                <w:i w:val="0"/>
                <w:color w:val="auto"/>
                <w:highlight w:val="yellow"/>
              </w:rPr>
            </w:pPr>
            <w:ins w:id="507" w:author="Šárka Bulawová" w:date="2025-06-17T11:47:00Z" w16du:dateUtc="2025-06-17T09:47:00Z">
              <w:r w:rsidRPr="00D745D1">
                <w:rPr>
                  <w:rStyle w:val="Instrukce"/>
                  <w:i w:val="0"/>
                  <w:color w:val="auto"/>
                  <w:highlight w:val="yellow"/>
                </w:rPr>
                <w:t>xx.xx.20xx,</w:t>
              </w:r>
            </w:ins>
          </w:p>
          <w:p w14:paraId="7B800B6D" w14:textId="77182D78" w:rsidR="00D745D1" w:rsidRPr="00D745D1" w:rsidRDefault="00D745D1">
            <w:pPr>
              <w:rPr>
                <w:ins w:id="508" w:author="Šárka Bulawová" w:date="2025-06-17T11:44:00Z" w16du:dateUtc="2025-06-17T09:44:00Z"/>
                <w:rStyle w:val="Instrukce"/>
                <w:i w:val="0"/>
                <w:color w:val="auto"/>
                <w:highlight w:val="yellow"/>
              </w:rPr>
              <w:pPrChange w:id="509" w:author="Šárka Bulawová" w:date="2025-06-17T11:46:00Z" w16du:dateUtc="2025-06-17T09:46:00Z">
                <w:pPr>
                  <w:pStyle w:val="Tabulkanormln"/>
                </w:pPr>
              </w:pPrChange>
            </w:pPr>
            <w:ins w:id="510" w:author="Šárka Bulawová" w:date="2025-06-17T11:47:00Z" w16du:dateUtc="2025-06-17T09:47:00Z">
              <w:r w:rsidRPr="00D745D1">
                <w:rPr>
                  <w:rStyle w:val="Instrukce"/>
                  <w:i w:val="0"/>
                  <w:color w:val="auto"/>
                  <w:highlight w:val="yellow"/>
                </w:rPr>
                <w:lastRenderedPageBreak/>
                <w:t>xx.xx.20xx</w:t>
              </w:r>
            </w:ins>
          </w:p>
        </w:tc>
        <w:tc>
          <w:tcPr>
            <w:tcW w:w="390" w:type="pct"/>
            <w:tcPrChange w:id="511" w:author="Šárka Bulawová" w:date="2025-06-17T11:48:00Z" w16du:dateUtc="2025-06-17T09:48:00Z">
              <w:tcPr>
                <w:tcW w:w="858" w:type="pct"/>
                <w:gridSpan w:val="3"/>
                <w:vAlign w:val="center"/>
              </w:tcPr>
            </w:tcPrChange>
          </w:tcPr>
          <w:p w14:paraId="7A434E47" w14:textId="77777777" w:rsidR="00A8754E" w:rsidRPr="008A6D23" w:rsidRDefault="00A8754E">
            <w:pPr>
              <w:rPr>
                <w:ins w:id="512" w:author="Šárka Bulawová" w:date="2025-06-17T11:44:00Z" w16du:dateUtc="2025-06-17T09:44:00Z"/>
                <w:rStyle w:val="Instrukce"/>
                <w:i w:val="0"/>
                <w:color w:val="auto"/>
                <w:highlight w:val="yellow"/>
              </w:rPr>
              <w:pPrChange w:id="513" w:author="Šárka Bulawová" w:date="2025-06-17T11:46:00Z" w16du:dateUtc="2025-06-17T09:46:00Z">
                <w:pPr>
                  <w:pStyle w:val="Tabulkanormln"/>
                </w:pPr>
              </w:pPrChange>
            </w:pPr>
          </w:p>
        </w:tc>
      </w:tr>
      <w:tr w:rsidR="00A8754E" w:rsidRPr="000C3B8C" w14:paraId="7B7DB64F" w14:textId="77777777" w:rsidTr="00D560E6">
        <w:trPr>
          <w:trHeight w:val="340"/>
          <w:ins w:id="514" w:author="Šárka Bulawová" w:date="2025-06-17T11:31:00Z"/>
          <w:trPrChange w:id="515" w:author="Šárka Bulawová" w:date="2025-06-17T11:48:00Z" w16du:dateUtc="2025-06-17T09:48:00Z">
            <w:trPr>
              <w:trHeight w:val="340"/>
            </w:trPr>
          </w:trPrChange>
        </w:trPr>
        <w:tc>
          <w:tcPr>
            <w:tcW w:w="1632" w:type="pct"/>
            <w:vAlign w:val="center"/>
            <w:tcPrChange w:id="516" w:author="Šárka Bulawová" w:date="2025-06-17T11:48:00Z" w16du:dateUtc="2025-06-17T09:48:00Z">
              <w:tcPr>
                <w:tcW w:w="938" w:type="pct"/>
                <w:vAlign w:val="center"/>
              </w:tcPr>
            </w:tcPrChange>
          </w:tcPr>
          <w:p w14:paraId="4367D650" w14:textId="685BFA52" w:rsidR="00A8754E" w:rsidRPr="00D745D1" w:rsidRDefault="00A8754E" w:rsidP="00E76FE1">
            <w:pPr>
              <w:rPr>
                <w:ins w:id="517" w:author="Šárka Bulawová" w:date="2025-06-17T11:31:00Z" w16du:dateUtc="2025-06-17T09:31:00Z"/>
                <w:rStyle w:val="Instrukce"/>
                <w:i w:val="0"/>
                <w:color w:val="auto"/>
                <w:highlight w:val="yellow"/>
              </w:rPr>
            </w:pPr>
            <w:ins w:id="518" w:author="Šárka Bulawová" w:date="2025-06-17T11:38:00Z" w16du:dateUtc="2025-06-17T09:38:00Z">
              <w:r w:rsidRPr="00D745D1">
                <w:rPr>
                  <w:rStyle w:val="Instrukce"/>
                  <w:i w:val="0"/>
                  <w:color w:val="auto"/>
                  <w:highlight w:val="yellow"/>
                </w:rPr>
                <w:t>K</w:t>
              </w:r>
              <w:r w:rsidRPr="00D745D1">
                <w:rPr>
                  <w:rStyle w:val="Instrukce"/>
                  <w:i w:val="0"/>
                  <w:color w:val="auto"/>
                  <w:highlight w:val="yellow"/>
                  <w:rPrChange w:id="519" w:author="Šárka Bulawová" w:date="2025-06-17T11:48:00Z" w16du:dateUtc="2025-06-17T09:48:00Z">
                    <w:rPr>
                      <w:rStyle w:val="Instrukce"/>
                      <w:highlight w:val="yellow"/>
                    </w:rPr>
                  </w:rPrChange>
                </w:rPr>
                <w:t>D</w:t>
              </w:r>
            </w:ins>
          </w:p>
        </w:tc>
        <w:tc>
          <w:tcPr>
            <w:tcW w:w="584" w:type="pct"/>
            <w:vAlign w:val="center"/>
            <w:tcPrChange w:id="520" w:author="Šárka Bulawová" w:date="2025-06-17T11:48:00Z" w16du:dateUtc="2025-06-17T09:48:00Z">
              <w:tcPr>
                <w:tcW w:w="938" w:type="pct"/>
                <w:gridSpan w:val="3"/>
                <w:vAlign w:val="center"/>
              </w:tcPr>
            </w:tcPrChange>
          </w:tcPr>
          <w:p w14:paraId="01959296" w14:textId="7629C58D" w:rsidR="00A8754E" w:rsidRPr="00D745D1" w:rsidRDefault="00A8754E">
            <w:pPr>
              <w:rPr>
                <w:ins w:id="521" w:author="Šárka Bulawová" w:date="2025-06-17T11:31:00Z" w16du:dateUtc="2025-06-17T09:31:00Z"/>
                <w:rStyle w:val="Instrukce"/>
                <w:i w:val="0"/>
                <w:color w:val="auto"/>
                <w:highlight w:val="yellow"/>
              </w:rPr>
              <w:pPrChange w:id="522" w:author="Šárka Bulawová" w:date="2025-06-17T11:46:00Z" w16du:dateUtc="2025-06-17T09:46:00Z">
                <w:pPr>
                  <w:pStyle w:val="Tabulkanormln"/>
                </w:pPr>
              </w:pPrChange>
            </w:pPr>
            <w:ins w:id="523" w:author="Šárka Bulawová" w:date="2025-06-17T11:39:00Z" w16du:dateUtc="2025-06-17T09:39:00Z">
              <w:r w:rsidRPr="00D745D1">
                <w:rPr>
                  <w:rStyle w:val="Instrukce"/>
                  <w:i w:val="0"/>
                  <w:color w:val="auto"/>
                  <w:highlight w:val="yellow"/>
                </w:rPr>
                <w:t>Realizace</w:t>
              </w:r>
            </w:ins>
          </w:p>
        </w:tc>
        <w:tc>
          <w:tcPr>
            <w:tcW w:w="851" w:type="pct"/>
            <w:vAlign w:val="center"/>
            <w:tcPrChange w:id="524" w:author="Šárka Bulawová" w:date="2025-06-17T11:48:00Z" w16du:dateUtc="2025-06-17T09:48:00Z">
              <w:tcPr>
                <w:tcW w:w="1172" w:type="pct"/>
                <w:gridSpan w:val="4"/>
                <w:vAlign w:val="center"/>
              </w:tcPr>
            </w:tcPrChange>
          </w:tcPr>
          <w:p w14:paraId="62252E9A" w14:textId="11197DE1" w:rsidR="00A8754E" w:rsidRPr="00D745D1" w:rsidRDefault="00E76FE1">
            <w:pPr>
              <w:rPr>
                <w:ins w:id="525" w:author="Šárka Bulawová" w:date="2025-06-17T11:31:00Z" w16du:dateUtc="2025-06-17T09:31:00Z"/>
                <w:rStyle w:val="Instrukce"/>
                <w:i w:val="0"/>
                <w:color w:val="auto"/>
                <w:highlight w:val="yellow"/>
              </w:rPr>
              <w:pPrChange w:id="526" w:author="Šárka Bulawová" w:date="2025-06-17T11:46:00Z" w16du:dateUtc="2025-06-17T09:46:00Z">
                <w:pPr>
                  <w:pStyle w:val="Tabulkanormln"/>
                </w:pPr>
              </w:pPrChange>
            </w:pPr>
            <w:ins w:id="527" w:author="Šárka Bulawová" w:date="2025-06-17T11:46:00Z" w16du:dateUtc="2025-06-17T09:46:00Z">
              <w:r w:rsidRPr="00D745D1">
                <w:rPr>
                  <w:rStyle w:val="Instrukce"/>
                  <w:i w:val="0"/>
                  <w:color w:val="auto"/>
                  <w:highlight w:val="yellow"/>
                </w:rPr>
                <w:t>xx.xx.20xx</w:t>
              </w:r>
            </w:ins>
          </w:p>
        </w:tc>
        <w:tc>
          <w:tcPr>
            <w:tcW w:w="1544" w:type="pct"/>
            <w:vAlign w:val="center"/>
            <w:tcPrChange w:id="528" w:author="Šárka Bulawová" w:date="2025-06-17T11:48:00Z" w16du:dateUtc="2025-06-17T09:48:00Z">
              <w:tcPr>
                <w:tcW w:w="1094" w:type="pct"/>
                <w:gridSpan w:val="2"/>
                <w:vAlign w:val="center"/>
              </w:tcPr>
            </w:tcPrChange>
          </w:tcPr>
          <w:p w14:paraId="6B675816" w14:textId="77777777" w:rsidR="00A8754E" w:rsidRPr="00D745D1" w:rsidRDefault="00A8754E" w:rsidP="00E76FE1">
            <w:pPr>
              <w:rPr>
                <w:ins w:id="529" w:author="Šárka Bulawová" w:date="2025-06-17T11:47:00Z" w16du:dateUtc="2025-06-17T09:47:00Z"/>
                <w:rStyle w:val="Instrukce"/>
                <w:i w:val="0"/>
                <w:color w:val="auto"/>
                <w:highlight w:val="yellow"/>
              </w:rPr>
            </w:pPr>
            <w:ins w:id="530" w:author="Šárka Bulawová" w:date="2025-06-17T11:39:00Z" w16du:dateUtc="2025-06-17T09:39:00Z">
              <w:r w:rsidRPr="00D745D1">
                <w:rPr>
                  <w:rStyle w:val="Instrukce"/>
                  <w:i w:val="0"/>
                  <w:color w:val="auto"/>
                  <w:highlight w:val="yellow"/>
                </w:rPr>
                <w:t>Pravidelně každých 30 dní</w:t>
              </w:r>
            </w:ins>
          </w:p>
          <w:p w14:paraId="0A93DB8C" w14:textId="77777777" w:rsidR="00C738A3" w:rsidRPr="00D745D1" w:rsidRDefault="00C738A3" w:rsidP="00E76FE1">
            <w:pPr>
              <w:rPr>
                <w:ins w:id="531" w:author="Šárka Bulawová" w:date="2025-06-17T11:47:00Z" w16du:dateUtc="2025-06-17T09:47:00Z"/>
                <w:rStyle w:val="Instrukce"/>
                <w:i w:val="0"/>
                <w:color w:val="auto"/>
                <w:highlight w:val="yellow"/>
              </w:rPr>
            </w:pPr>
            <w:ins w:id="532" w:author="Šárka Bulawová" w:date="2025-06-17T11:47:00Z" w16du:dateUtc="2025-06-17T09:47:00Z">
              <w:r w:rsidRPr="00D745D1">
                <w:rPr>
                  <w:rStyle w:val="Instrukce"/>
                  <w:i w:val="0"/>
                  <w:color w:val="auto"/>
                  <w:highlight w:val="yellow"/>
                </w:rPr>
                <w:t>xx.xx.20xx,</w:t>
              </w:r>
            </w:ins>
          </w:p>
          <w:p w14:paraId="71212996" w14:textId="77777777" w:rsidR="00C738A3" w:rsidRPr="00D745D1" w:rsidRDefault="00C738A3" w:rsidP="00E76FE1">
            <w:pPr>
              <w:rPr>
                <w:ins w:id="533" w:author="Šárka Bulawová" w:date="2025-06-17T11:47:00Z" w16du:dateUtc="2025-06-17T09:47:00Z"/>
                <w:rStyle w:val="Instrukce"/>
                <w:i w:val="0"/>
                <w:color w:val="auto"/>
                <w:highlight w:val="yellow"/>
              </w:rPr>
            </w:pPr>
            <w:ins w:id="534" w:author="Šárka Bulawová" w:date="2025-06-17T11:47:00Z" w16du:dateUtc="2025-06-17T09:47:00Z">
              <w:r w:rsidRPr="00D745D1">
                <w:rPr>
                  <w:rStyle w:val="Instrukce"/>
                  <w:i w:val="0"/>
                  <w:color w:val="auto"/>
                  <w:highlight w:val="yellow"/>
                </w:rPr>
                <w:t>xx.xx.20xx,</w:t>
              </w:r>
            </w:ins>
          </w:p>
          <w:p w14:paraId="4779A6EF" w14:textId="76F8BA52" w:rsidR="00D745D1" w:rsidRPr="00D745D1" w:rsidRDefault="00C738A3">
            <w:pPr>
              <w:rPr>
                <w:ins w:id="535" w:author="Šárka Bulawová" w:date="2025-06-17T11:31:00Z" w16du:dateUtc="2025-06-17T09:31:00Z"/>
                <w:rStyle w:val="Instrukce"/>
                <w:i w:val="0"/>
                <w:color w:val="auto"/>
                <w:highlight w:val="yellow"/>
              </w:rPr>
              <w:pPrChange w:id="536" w:author="Šárka Bulawová" w:date="2025-06-17T11:46:00Z" w16du:dateUtc="2025-06-17T09:46:00Z">
                <w:pPr>
                  <w:pStyle w:val="Tabulkanormln"/>
                </w:pPr>
              </w:pPrChange>
            </w:pPr>
            <w:ins w:id="537" w:author="Šárka Bulawová" w:date="2025-06-17T11:47:00Z" w16du:dateUtc="2025-06-17T09:47:00Z">
              <w:r w:rsidRPr="00D745D1">
                <w:rPr>
                  <w:rStyle w:val="Instrukce"/>
                  <w:i w:val="0"/>
                  <w:color w:val="auto"/>
                  <w:highlight w:val="yellow"/>
                </w:rPr>
                <w:t>xx.xx.20xx</w:t>
              </w:r>
            </w:ins>
          </w:p>
        </w:tc>
        <w:tc>
          <w:tcPr>
            <w:tcW w:w="390" w:type="pct"/>
            <w:vAlign w:val="center"/>
            <w:tcPrChange w:id="538" w:author="Šárka Bulawová" w:date="2025-06-17T11:48:00Z" w16du:dateUtc="2025-06-17T09:48:00Z">
              <w:tcPr>
                <w:tcW w:w="858" w:type="pct"/>
                <w:gridSpan w:val="3"/>
                <w:vAlign w:val="center"/>
              </w:tcPr>
            </w:tcPrChange>
          </w:tcPr>
          <w:p w14:paraId="2105EDBA" w14:textId="77777777" w:rsidR="00A8754E" w:rsidRPr="008A6D23" w:rsidRDefault="00A8754E">
            <w:pPr>
              <w:rPr>
                <w:ins w:id="539" w:author="Šárka Bulawová" w:date="2025-06-17T11:31:00Z" w16du:dateUtc="2025-06-17T09:31:00Z"/>
                <w:rStyle w:val="Instrukce"/>
                <w:i w:val="0"/>
                <w:color w:val="auto"/>
                <w:highlight w:val="yellow"/>
              </w:rPr>
              <w:pPrChange w:id="540" w:author="Šárka Bulawová" w:date="2025-06-17T11:46:00Z" w16du:dateUtc="2025-06-17T09:46:00Z">
                <w:pPr>
                  <w:pStyle w:val="Tabulkanormln"/>
                </w:pPr>
              </w:pPrChange>
            </w:pPr>
          </w:p>
        </w:tc>
      </w:tr>
      <w:tr w:rsidR="00A8754E" w:rsidRPr="000C3B8C" w14:paraId="14AB74A0" w14:textId="77777777" w:rsidTr="00D560E6">
        <w:trPr>
          <w:trHeight w:val="340"/>
          <w:ins w:id="541" w:author="Šárka Bulawová" w:date="2025-06-17T11:31:00Z"/>
          <w:trPrChange w:id="542" w:author="Šárka Bulawová" w:date="2025-06-17T11:48:00Z" w16du:dateUtc="2025-06-17T09:48:00Z">
            <w:trPr>
              <w:trHeight w:val="340"/>
            </w:trPr>
          </w:trPrChange>
        </w:trPr>
        <w:tc>
          <w:tcPr>
            <w:tcW w:w="1632" w:type="pct"/>
            <w:vAlign w:val="center"/>
            <w:tcPrChange w:id="543" w:author="Šárka Bulawová" w:date="2025-06-17T11:48:00Z" w16du:dateUtc="2025-06-17T09:48:00Z">
              <w:tcPr>
                <w:tcW w:w="938" w:type="pct"/>
                <w:vAlign w:val="center"/>
              </w:tcPr>
            </w:tcPrChange>
          </w:tcPr>
          <w:p w14:paraId="15897676" w14:textId="2BA651F2" w:rsidR="00A8754E" w:rsidRPr="00D745D1" w:rsidRDefault="00A8754E" w:rsidP="00E76FE1">
            <w:pPr>
              <w:rPr>
                <w:ins w:id="544" w:author="Šárka Bulawová" w:date="2025-06-17T11:31:00Z" w16du:dateUtc="2025-06-17T09:31:00Z"/>
                <w:rStyle w:val="Instrukce"/>
                <w:i w:val="0"/>
                <w:color w:val="auto"/>
                <w:highlight w:val="yellow"/>
              </w:rPr>
            </w:pPr>
            <w:commentRangeStart w:id="545"/>
            <w:ins w:id="546" w:author="Šárka Bulawová" w:date="2025-06-17T11:44:00Z" w16du:dateUtc="2025-06-17T09:44:00Z">
              <w:r w:rsidRPr="00D745D1">
                <w:rPr>
                  <w:rStyle w:val="Instrukce"/>
                  <w:i w:val="0"/>
                  <w:color w:val="auto"/>
                  <w:highlight w:val="yellow"/>
                </w:rPr>
                <w:t>I</w:t>
              </w:r>
              <w:r w:rsidRPr="00D745D1">
                <w:rPr>
                  <w:rStyle w:val="Instrukce"/>
                  <w:i w:val="0"/>
                  <w:color w:val="auto"/>
                  <w:highlight w:val="yellow"/>
                  <w:rPrChange w:id="547" w:author="Šárka Bulawová" w:date="2025-06-17T11:48:00Z" w16du:dateUtc="2025-06-17T09:48:00Z">
                    <w:rPr>
                      <w:rStyle w:val="Instrukce"/>
                      <w:highlight w:val="yellow"/>
                    </w:rPr>
                  </w:rPrChange>
                </w:rPr>
                <w:t>nformační model rozestavěnosti</w:t>
              </w:r>
            </w:ins>
          </w:p>
        </w:tc>
        <w:tc>
          <w:tcPr>
            <w:tcW w:w="584" w:type="pct"/>
            <w:vAlign w:val="center"/>
            <w:tcPrChange w:id="548" w:author="Šárka Bulawová" w:date="2025-06-17T11:48:00Z" w16du:dateUtc="2025-06-17T09:48:00Z">
              <w:tcPr>
                <w:tcW w:w="938" w:type="pct"/>
                <w:gridSpan w:val="3"/>
                <w:vAlign w:val="center"/>
              </w:tcPr>
            </w:tcPrChange>
          </w:tcPr>
          <w:p w14:paraId="55925852" w14:textId="0C8256B0" w:rsidR="00A8754E" w:rsidRPr="00D745D1" w:rsidRDefault="00A8754E">
            <w:pPr>
              <w:rPr>
                <w:ins w:id="549" w:author="Šárka Bulawová" w:date="2025-06-17T11:31:00Z" w16du:dateUtc="2025-06-17T09:31:00Z"/>
                <w:rStyle w:val="Instrukce"/>
                <w:i w:val="0"/>
                <w:color w:val="auto"/>
                <w:highlight w:val="yellow"/>
              </w:rPr>
              <w:pPrChange w:id="550" w:author="Šárka Bulawová" w:date="2025-06-17T11:46:00Z" w16du:dateUtc="2025-06-17T09:46:00Z">
                <w:pPr>
                  <w:pStyle w:val="Tabulkanormln"/>
                </w:pPr>
              </w:pPrChange>
            </w:pPr>
            <w:ins w:id="551" w:author="Šárka Bulawová" w:date="2025-06-17T11:44:00Z" w16du:dateUtc="2025-06-17T09:44:00Z">
              <w:r w:rsidRPr="00D745D1">
                <w:rPr>
                  <w:rStyle w:val="Instrukce"/>
                  <w:i w:val="0"/>
                  <w:color w:val="auto"/>
                  <w:highlight w:val="yellow"/>
                </w:rPr>
                <w:t>Realizace</w:t>
              </w:r>
            </w:ins>
          </w:p>
        </w:tc>
        <w:tc>
          <w:tcPr>
            <w:tcW w:w="851" w:type="pct"/>
            <w:vAlign w:val="center"/>
            <w:tcPrChange w:id="552" w:author="Šárka Bulawová" w:date="2025-06-17T11:48:00Z" w16du:dateUtc="2025-06-17T09:48:00Z">
              <w:tcPr>
                <w:tcW w:w="1172" w:type="pct"/>
                <w:gridSpan w:val="4"/>
                <w:vAlign w:val="center"/>
              </w:tcPr>
            </w:tcPrChange>
          </w:tcPr>
          <w:p w14:paraId="6A531841" w14:textId="2E5EB32F" w:rsidR="00A8754E" w:rsidRPr="00D745D1" w:rsidRDefault="00E76FE1">
            <w:pPr>
              <w:rPr>
                <w:ins w:id="553" w:author="Šárka Bulawová" w:date="2025-06-17T11:31:00Z" w16du:dateUtc="2025-06-17T09:31:00Z"/>
                <w:rStyle w:val="Instrukce"/>
                <w:i w:val="0"/>
                <w:color w:val="auto"/>
                <w:highlight w:val="yellow"/>
              </w:rPr>
              <w:pPrChange w:id="554" w:author="Šárka Bulawová" w:date="2025-06-17T11:46:00Z" w16du:dateUtc="2025-06-17T09:46:00Z">
                <w:pPr>
                  <w:pStyle w:val="Tabulkanormln"/>
                </w:pPr>
              </w:pPrChange>
            </w:pPr>
            <w:ins w:id="555" w:author="Šárka Bulawová" w:date="2025-06-17T11:46:00Z" w16du:dateUtc="2025-06-17T09:46:00Z">
              <w:r w:rsidRPr="00D745D1">
                <w:rPr>
                  <w:rStyle w:val="Instrukce"/>
                  <w:i w:val="0"/>
                  <w:color w:val="auto"/>
                  <w:highlight w:val="yellow"/>
                </w:rPr>
                <w:t>xx.xx.20xx</w:t>
              </w:r>
            </w:ins>
          </w:p>
        </w:tc>
        <w:tc>
          <w:tcPr>
            <w:tcW w:w="1544" w:type="pct"/>
            <w:vAlign w:val="center"/>
            <w:tcPrChange w:id="556" w:author="Šárka Bulawová" w:date="2025-06-17T11:48:00Z" w16du:dateUtc="2025-06-17T09:48:00Z">
              <w:tcPr>
                <w:tcW w:w="1094" w:type="pct"/>
                <w:gridSpan w:val="2"/>
                <w:vAlign w:val="center"/>
              </w:tcPr>
            </w:tcPrChange>
          </w:tcPr>
          <w:p w14:paraId="3A16D3A0" w14:textId="77777777" w:rsidR="00A8754E" w:rsidRPr="00D745D1" w:rsidRDefault="00A8754E" w:rsidP="00E76FE1">
            <w:pPr>
              <w:rPr>
                <w:ins w:id="557" w:author="Šárka Bulawová" w:date="2025-06-17T11:47:00Z" w16du:dateUtc="2025-06-17T09:47:00Z"/>
                <w:rStyle w:val="Instrukce"/>
                <w:i w:val="0"/>
                <w:color w:val="auto"/>
                <w:highlight w:val="yellow"/>
              </w:rPr>
            </w:pPr>
            <w:ins w:id="558" w:author="Šárka Bulawová" w:date="2025-06-17T11:45:00Z" w16du:dateUtc="2025-06-17T09:45:00Z">
              <w:r w:rsidRPr="00D745D1">
                <w:rPr>
                  <w:rStyle w:val="Instrukce"/>
                  <w:i w:val="0"/>
                  <w:color w:val="auto"/>
                  <w:highlight w:val="yellow"/>
                </w:rPr>
                <w:t>Pravidelně každých 90 dní</w:t>
              </w:r>
            </w:ins>
            <w:commentRangeEnd w:id="545"/>
            <w:ins w:id="559" w:author="Šárka Bulawová" w:date="2025-06-17T11:47:00Z" w16du:dateUtc="2025-06-17T09:47:00Z">
              <w:r w:rsidR="00C738A3" w:rsidRPr="00D745D1">
                <w:rPr>
                  <w:rStyle w:val="Odkaznakoment"/>
                  <w:highlight w:val="yellow"/>
                  <w:rPrChange w:id="560" w:author="Šárka Bulawová" w:date="2025-06-17T11:48:00Z" w16du:dateUtc="2025-06-17T09:48:00Z">
                    <w:rPr>
                      <w:rStyle w:val="Odkaznakoment"/>
                    </w:rPr>
                  </w:rPrChange>
                </w:rPr>
                <w:commentReference w:id="545"/>
              </w:r>
            </w:ins>
          </w:p>
          <w:p w14:paraId="10D666FC" w14:textId="186CE393" w:rsidR="00C738A3" w:rsidRPr="00D745D1" w:rsidRDefault="00C738A3">
            <w:pPr>
              <w:rPr>
                <w:ins w:id="561" w:author="Šárka Bulawová" w:date="2025-06-17T11:31:00Z" w16du:dateUtc="2025-06-17T09:31:00Z"/>
                <w:rStyle w:val="Instrukce"/>
                <w:i w:val="0"/>
                <w:color w:val="auto"/>
                <w:highlight w:val="yellow"/>
              </w:rPr>
              <w:pPrChange w:id="562" w:author="Šárka Bulawová" w:date="2025-06-17T11:49:00Z" w16du:dateUtc="2025-06-17T09:49:00Z">
                <w:pPr>
                  <w:pStyle w:val="Tabulkanormln"/>
                </w:pPr>
              </w:pPrChange>
            </w:pPr>
            <w:ins w:id="563" w:author="Šárka Bulawová" w:date="2025-06-17T11:47:00Z" w16du:dateUtc="2025-06-17T09:47:00Z">
              <w:r w:rsidRPr="00D745D1">
                <w:rPr>
                  <w:rStyle w:val="Instrukce"/>
                  <w:i w:val="0"/>
                  <w:color w:val="auto"/>
                  <w:highlight w:val="yellow"/>
                </w:rPr>
                <w:t>xx.xx.20xx</w:t>
              </w:r>
            </w:ins>
          </w:p>
        </w:tc>
        <w:tc>
          <w:tcPr>
            <w:tcW w:w="390" w:type="pct"/>
            <w:vAlign w:val="center"/>
            <w:tcPrChange w:id="564" w:author="Šárka Bulawová" w:date="2025-06-17T11:48:00Z" w16du:dateUtc="2025-06-17T09:48:00Z">
              <w:tcPr>
                <w:tcW w:w="858" w:type="pct"/>
                <w:gridSpan w:val="3"/>
                <w:vAlign w:val="center"/>
              </w:tcPr>
            </w:tcPrChange>
          </w:tcPr>
          <w:p w14:paraId="0C397E35" w14:textId="77777777" w:rsidR="00A8754E" w:rsidRPr="008A6D23" w:rsidRDefault="00A8754E">
            <w:pPr>
              <w:rPr>
                <w:ins w:id="565" w:author="Šárka Bulawová" w:date="2025-06-17T11:31:00Z" w16du:dateUtc="2025-06-17T09:31:00Z"/>
                <w:rStyle w:val="Instrukce"/>
                <w:i w:val="0"/>
                <w:color w:val="auto"/>
                <w:highlight w:val="yellow"/>
              </w:rPr>
              <w:pPrChange w:id="566" w:author="Šárka Bulawová" w:date="2025-06-17T11:46:00Z" w16du:dateUtc="2025-06-17T09:46:00Z">
                <w:pPr>
                  <w:pStyle w:val="Tabulkanormln"/>
                </w:pPr>
              </w:pPrChange>
            </w:pPr>
          </w:p>
        </w:tc>
      </w:tr>
    </w:tbl>
    <w:p w14:paraId="20766B35" w14:textId="77777777" w:rsidR="006941CC" w:rsidRPr="00154182" w:rsidRDefault="006941CC">
      <w:pPr>
        <w:rPr>
          <w:rPrChange w:id="567" w:author="Šárka Bulawová" w:date="2025-06-17T11:19:00Z" w16du:dateUtc="2025-06-17T09:19:00Z">
            <w:rPr>
              <w:rStyle w:val="Instrukce"/>
              <w:i w:val="0"/>
              <w:color w:val="auto"/>
            </w:rPr>
          </w:rPrChange>
        </w:rPr>
        <w:pPrChange w:id="568" w:author="Šárka Bulawová" w:date="2025-06-17T11:19:00Z" w16du:dateUtc="2025-06-17T09:19:00Z">
          <w:pPr>
            <w:pStyle w:val="Tabulkanormln"/>
          </w:pPr>
        </w:pPrChange>
      </w:pPr>
    </w:p>
    <w:p w14:paraId="02941B31" w14:textId="0808E7EE" w:rsidR="001B5C3B" w:rsidRDefault="001B5C3B">
      <w:pPr>
        <w:pStyle w:val="Nadpis1"/>
      </w:pPr>
      <w:bookmarkStart w:id="569" w:name="_Toc198646099"/>
      <w:bookmarkStart w:id="570" w:name="_Toc198799347"/>
      <w:r>
        <w:lastRenderedPageBreak/>
        <w:t>Dodatky a změny projektového informačního standardu</w:t>
      </w:r>
      <w:bookmarkEnd w:id="569"/>
      <w:bookmarkEnd w:id="570"/>
    </w:p>
    <w:p w14:paraId="7A8C9FBF" w14:textId="4A20C11B" w:rsidR="00254C6D" w:rsidRPr="003C7353" w:rsidRDefault="00254C6D" w:rsidP="00254C6D">
      <w:r>
        <w:t xml:space="preserve">Níže uvedené </w:t>
      </w:r>
      <w:r w:rsidR="00CD0DC4">
        <w:t xml:space="preserve">odsouhlasené </w:t>
      </w:r>
      <w:r>
        <w:t>dodatky a změny projektového informačního standardu doplňují a</w:t>
      </w:r>
      <w:r w:rsidR="00E57B5B">
        <w:t> </w:t>
      </w:r>
      <w:r>
        <w:t xml:space="preserve">nahrazují </w:t>
      </w:r>
      <w:r w:rsidR="003C0738">
        <w:t>příslušné znění projektového informačního standardu v </w:t>
      </w:r>
      <w:r w:rsidR="00F01228" w:rsidRPr="00E57B5B">
        <w:rPr>
          <w:rStyle w:val="Kovodkaz"/>
        </w:rPr>
        <w:t>Požadavků na výměnu informací (EIR).</w:t>
      </w:r>
    </w:p>
    <w:p w14:paraId="480C2773" w14:textId="6CBF5105" w:rsidR="00127903" w:rsidRDefault="00127903">
      <w:pPr>
        <w:pStyle w:val="Nadpis1"/>
      </w:pPr>
      <w:bookmarkStart w:id="571" w:name="_Toc198646100"/>
      <w:bookmarkStart w:id="572" w:name="_Toc198799348"/>
      <w:r>
        <w:lastRenderedPageBreak/>
        <w:t xml:space="preserve">Dodatky a změny </w:t>
      </w:r>
      <w:r w:rsidR="00655DE3">
        <w:t>projektových metod a postupů pro vytváření informací</w:t>
      </w:r>
      <w:bookmarkEnd w:id="571"/>
      <w:bookmarkEnd w:id="572"/>
    </w:p>
    <w:p w14:paraId="479BA1A6" w14:textId="7F80572D" w:rsidR="00DE33F0" w:rsidRPr="00E63624" w:rsidRDefault="00CD0DC4" w:rsidP="001F19BB">
      <w:r>
        <w:t>Níže uvedené odsouhlasené dodatky a změny projektových metod a postupů pro vytváření informací doplňují a nahrazují příslušné znění projektových metod a postupů pro vytváření informací v </w:t>
      </w:r>
      <w:r w:rsidR="00F01228" w:rsidRPr="00E57B5B">
        <w:rPr>
          <w:rStyle w:val="Kovodkaz"/>
        </w:rPr>
        <w:t>Požadavků na výměnu informací (EIR).</w:t>
      </w:r>
    </w:p>
    <w:p w14:paraId="03CE32CA" w14:textId="16848BE7" w:rsidR="00A04928" w:rsidRDefault="005307B5">
      <w:pPr>
        <w:pStyle w:val="Nadpis1"/>
      </w:pPr>
      <w:bookmarkStart w:id="573" w:name="_Ref115852886"/>
      <w:bookmarkStart w:id="574" w:name="_Ref115852893"/>
      <w:bookmarkStart w:id="575" w:name="_Toc198646101"/>
      <w:bookmarkStart w:id="576" w:name="_Toc198799349"/>
      <w:r>
        <w:lastRenderedPageBreak/>
        <w:t xml:space="preserve">Rozpis nasazení </w:t>
      </w:r>
      <w:r w:rsidRPr="00447E73">
        <w:t>s</w:t>
      </w:r>
      <w:r w:rsidR="001128EE" w:rsidRPr="00447E73">
        <w:t>oftware</w:t>
      </w:r>
      <w:bookmarkEnd w:id="573"/>
      <w:bookmarkEnd w:id="574"/>
      <w:bookmarkEnd w:id="575"/>
      <w:bookmarkEnd w:id="576"/>
    </w:p>
    <w:p w14:paraId="7BE7BD7A" w14:textId="67AE31AB" w:rsidR="005307B5" w:rsidRDefault="00447E73">
      <w:pPr>
        <w:pStyle w:val="Nadpis2"/>
      </w:pPr>
      <w:bookmarkStart w:id="577" w:name="_Toc198646102"/>
      <w:bookmarkStart w:id="578" w:name="_Toc198799350"/>
      <w:r>
        <w:t>Řešení pro s</w:t>
      </w:r>
      <w:r w:rsidR="005D2F48" w:rsidRPr="00082192">
        <w:t>polečné datové prostředí</w:t>
      </w:r>
      <w:r w:rsidR="005307B5" w:rsidRPr="001F1877">
        <w:t xml:space="preserve"> </w:t>
      </w:r>
      <w:r>
        <w:t>(CDE)</w:t>
      </w:r>
      <w:bookmarkEnd w:id="577"/>
      <w:bookmarkEnd w:id="578"/>
    </w:p>
    <w:p w14:paraId="4A2FD006" w14:textId="49E45EB1" w:rsidR="00FC3249" w:rsidRDefault="00FC3249" w:rsidP="005A5AE8">
      <w:r>
        <w:t xml:space="preserve">Společné datové prostředí je implementováno </w:t>
      </w:r>
      <w:r w:rsidRPr="0038133D">
        <w:rPr>
          <w:highlight w:val="yellow"/>
        </w:rPr>
        <w:t xml:space="preserve">na straně </w:t>
      </w:r>
      <w:r w:rsidR="0067551E">
        <w:rPr>
          <w:highlight w:val="yellow"/>
        </w:rPr>
        <w:t>O</w:t>
      </w:r>
      <w:r w:rsidR="0067551E" w:rsidRPr="0038133D">
        <w:rPr>
          <w:highlight w:val="yellow"/>
        </w:rPr>
        <w:t>bjednatele</w:t>
      </w:r>
      <w:r w:rsidRPr="0038133D">
        <w:rPr>
          <w:highlight w:val="yellow"/>
        </w:rPr>
        <w:t>.</w:t>
      </w:r>
    </w:p>
    <w:p w14:paraId="35C91FF0" w14:textId="77777777" w:rsidR="00FC3249" w:rsidRPr="00FC3249" w:rsidRDefault="00FC3249" w:rsidP="00FC3249"/>
    <w:tbl>
      <w:tblPr>
        <w:tblStyle w:val="Mkatabulky"/>
        <w:tblW w:w="5000" w:type="pct"/>
        <w:tblBorders>
          <w:top w:val="single" w:sz="4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529"/>
        <w:gridCol w:w="1175"/>
        <w:gridCol w:w="3447"/>
        <w:gridCol w:w="1261"/>
      </w:tblGrid>
      <w:tr w:rsidR="00167715" w14:paraId="2F2300AA" w14:textId="77777777" w:rsidTr="00D46F2C">
        <w:trPr>
          <w:trHeight w:val="340"/>
        </w:trPr>
        <w:tc>
          <w:tcPr>
            <w:tcW w:w="1875" w:type="pct"/>
            <w:shd w:val="clear" w:color="auto" w:fill="F2F2F2" w:themeFill="background1" w:themeFillShade="F2"/>
            <w:vAlign w:val="center"/>
          </w:tcPr>
          <w:p w14:paraId="278793DE" w14:textId="3E2F04A6" w:rsidR="00167715" w:rsidRPr="00D766DA" w:rsidRDefault="00EA2E48" w:rsidP="00D46F2C">
            <w:pPr>
              <w:pStyle w:val="Tabulkatun"/>
            </w:pPr>
            <w:r>
              <w:t>Název aplikace</w:t>
            </w:r>
          </w:p>
        </w:tc>
        <w:tc>
          <w:tcPr>
            <w:tcW w:w="624" w:type="pct"/>
            <w:shd w:val="clear" w:color="auto" w:fill="F2F2F2" w:themeFill="background1" w:themeFillShade="F2"/>
            <w:vAlign w:val="center"/>
          </w:tcPr>
          <w:p w14:paraId="17408617" w14:textId="77777777" w:rsidR="00167715" w:rsidRPr="00D766DA" w:rsidRDefault="00167715" w:rsidP="00D46F2C">
            <w:pPr>
              <w:pStyle w:val="Tabulkatun"/>
            </w:pPr>
            <w:r>
              <w:t>Verze</w:t>
            </w:r>
          </w:p>
        </w:tc>
        <w:tc>
          <w:tcPr>
            <w:tcW w:w="1831" w:type="pct"/>
            <w:shd w:val="clear" w:color="auto" w:fill="F2F2F2" w:themeFill="background1" w:themeFillShade="F2"/>
            <w:vAlign w:val="center"/>
          </w:tcPr>
          <w:p w14:paraId="2164DD0D" w14:textId="48889AF7" w:rsidR="00167715" w:rsidRPr="00D766DA" w:rsidRDefault="00ED6453" w:rsidP="00D46F2C">
            <w:pPr>
              <w:pStyle w:val="Tabulkatun"/>
            </w:pPr>
            <w:r>
              <w:t>Účel použití</w:t>
            </w:r>
          </w:p>
        </w:tc>
        <w:tc>
          <w:tcPr>
            <w:tcW w:w="670" w:type="pct"/>
            <w:shd w:val="clear" w:color="auto" w:fill="F2F2F2" w:themeFill="background1" w:themeFillShade="F2"/>
            <w:vAlign w:val="center"/>
          </w:tcPr>
          <w:p w14:paraId="3580F425" w14:textId="36DD0B29" w:rsidR="00167715" w:rsidRPr="00D766DA" w:rsidRDefault="00ED6453" w:rsidP="00D46F2C">
            <w:pPr>
              <w:pStyle w:val="Tabulkatun"/>
            </w:pPr>
            <w:r>
              <w:t>Formát</w:t>
            </w:r>
          </w:p>
        </w:tc>
      </w:tr>
      <w:tr w:rsidR="00167715" w14:paraId="29293DB4" w14:textId="77777777" w:rsidTr="00D46F2C">
        <w:trPr>
          <w:trHeight w:val="340"/>
        </w:trPr>
        <w:tc>
          <w:tcPr>
            <w:tcW w:w="1875" w:type="pct"/>
            <w:vAlign w:val="center"/>
          </w:tcPr>
          <w:p w14:paraId="6CDD4FB3" w14:textId="6C5957AD" w:rsidR="00167715" w:rsidRPr="00AA6F9D" w:rsidRDefault="00167715" w:rsidP="00D46F2C">
            <w:pPr>
              <w:pStyle w:val="Tabulkanormln"/>
            </w:pPr>
          </w:p>
        </w:tc>
        <w:tc>
          <w:tcPr>
            <w:tcW w:w="624" w:type="pct"/>
            <w:vAlign w:val="center"/>
          </w:tcPr>
          <w:p w14:paraId="01476CFC" w14:textId="026701D4" w:rsidR="00167715" w:rsidRPr="00AA6F9D" w:rsidRDefault="00167715" w:rsidP="00D46F2C">
            <w:pPr>
              <w:pStyle w:val="Tabulkanormln"/>
            </w:pPr>
          </w:p>
        </w:tc>
        <w:tc>
          <w:tcPr>
            <w:tcW w:w="1831" w:type="pct"/>
            <w:vAlign w:val="center"/>
          </w:tcPr>
          <w:p w14:paraId="2C2CA2D7" w14:textId="44BDCADA" w:rsidR="00167715" w:rsidRPr="00AA6F9D" w:rsidRDefault="00167715" w:rsidP="00D46F2C">
            <w:pPr>
              <w:pStyle w:val="Tabulkanormln"/>
            </w:pPr>
          </w:p>
        </w:tc>
        <w:tc>
          <w:tcPr>
            <w:tcW w:w="670" w:type="pct"/>
            <w:vAlign w:val="center"/>
          </w:tcPr>
          <w:p w14:paraId="476FDAC9" w14:textId="401BE6D0" w:rsidR="00167715" w:rsidRPr="00AA6F9D" w:rsidRDefault="00167715" w:rsidP="00D46F2C">
            <w:pPr>
              <w:pStyle w:val="Tabulkanormln"/>
            </w:pPr>
          </w:p>
        </w:tc>
      </w:tr>
      <w:tr w:rsidR="00FB769E" w14:paraId="3DCECB2E" w14:textId="77777777" w:rsidTr="00D46F2C">
        <w:trPr>
          <w:trHeight w:val="340"/>
        </w:trPr>
        <w:tc>
          <w:tcPr>
            <w:tcW w:w="1875" w:type="pct"/>
            <w:vAlign w:val="center"/>
          </w:tcPr>
          <w:p w14:paraId="7CF54F8E" w14:textId="77777777" w:rsidR="00FB769E" w:rsidRPr="00AA6F9D" w:rsidRDefault="00FB769E" w:rsidP="00D46F2C">
            <w:pPr>
              <w:pStyle w:val="Tabulkanormln"/>
            </w:pPr>
          </w:p>
        </w:tc>
        <w:tc>
          <w:tcPr>
            <w:tcW w:w="624" w:type="pct"/>
            <w:vAlign w:val="center"/>
          </w:tcPr>
          <w:p w14:paraId="69F9E8F4" w14:textId="77777777" w:rsidR="00FB769E" w:rsidRPr="00AA6F9D" w:rsidRDefault="00FB769E" w:rsidP="00D46F2C">
            <w:pPr>
              <w:pStyle w:val="Tabulkanormln"/>
            </w:pPr>
          </w:p>
        </w:tc>
        <w:tc>
          <w:tcPr>
            <w:tcW w:w="1831" w:type="pct"/>
            <w:vAlign w:val="center"/>
          </w:tcPr>
          <w:p w14:paraId="336AC7E9" w14:textId="77777777" w:rsidR="00FB769E" w:rsidRPr="00AA6F9D" w:rsidRDefault="00FB769E" w:rsidP="00D46F2C">
            <w:pPr>
              <w:pStyle w:val="Tabulkanormln"/>
            </w:pPr>
          </w:p>
        </w:tc>
        <w:tc>
          <w:tcPr>
            <w:tcW w:w="670" w:type="pct"/>
            <w:vAlign w:val="center"/>
          </w:tcPr>
          <w:p w14:paraId="2284055F" w14:textId="77777777" w:rsidR="00FB769E" w:rsidRPr="00AA6F9D" w:rsidRDefault="00FB769E" w:rsidP="00D46F2C">
            <w:pPr>
              <w:pStyle w:val="Tabulkanormln"/>
            </w:pPr>
          </w:p>
        </w:tc>
      </w:tr>
    </w:tbl>
    <w:p w14:paraId="484AD6D2" w14:textId="3BA21D63" w:rsidR="004D690F" w:rsidRPr="00082192" w:rsidRDefault="00E90AB4">
      <w:pPr>
        <w:pStyle w:val="Nadpis2"/>
      </w:pPr>
      <w:bookmarkStart w:id="579" w:name="_Toc198646103"/>
      <w:bookmarkStart w:id="580" w:name="_Toc198799351"/>
      <w:r w:rsidRPr="00082192">
        <w:t>Ostatní</w:t>
      </w:r>
      <w:r w:rsidR="004D690F" w:rsidRPr="00082192">
        <w:t xml:space="preserve"> </w:t>
      </w:r>
      <w:r w:rsidRPr="00082192">
        <w:t>digitální</w:t>
      </w:r>
      <w:r w:rsidR="004D690F" w:rsidRPr="00082192">
        <w:t xml:space="preserve"> nástroje</w:t>
      </w:r>
      <w:bookmarkEnd w:id="579"/>
      <w:bookmarkEnd w:id="580"/>
    </w:p>
    <w:p w14:paraId="5E7B20E2" w14:textId="62548419" w:rsidR="006301F0" w:rsidRDefault="005D2F48" w:rsidP="007D356C">
      <w:r>
        <w:t>V průběhu projektu budou používány verze projekčních a modelovacích aplikací, ve kterých byla zahájena práce; nebude docházet k </w:t>
      </w:r>
      <w:r w:rsidR="00E90AB4">
        <w:t>aktualizacím</w:t>
      </w:r>
      <w:r>
        <w:t xml:space="preserve"> na vyšší verze a migracím modelů. Dílčí aktualizace aplikací v rámci verzí (například bezpečnostní aktualizace) jsou možné v případě, že</w:t>
      </w:r>
      <w:r w:rsidR="00E57B5B">
        <w:t> </w:t>
      </w:r>
      <w:r>
        <w:t>nepovedou k migraci modelů.</w:t>
      </w:r>
    </w:p>
    <w:p w14:paraId="3635BC8A" w14:textId="77777777" w:rsidR="005D4375" w:rsidRDefault="005D4375" w:rsidP="007D356C"/>
    <w:tbl>
      <w:tblPr>
        <w:tblStyle w:val="Mkatabulky"/>
        <w:tblW w:w="5000" w:type="pct"/>
        <w:tblBorders>
          <w:top w:val="single" w:sz="4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529"/>
        <w:gridCol w:w="1175"/>
        <w:gridCol w:w="3447"/>
        <w:gridCol w:w="1261"/>
      </w:tblGrid>
      <w:tr w:rsidR="005D4375" w14:paraId="566DA5C6" w14:textId="77777777" w:rsidTr="00D46F2C">
        <w:trPr>
          <w:trHeight w:val="340"/>
        </w:trPr>
        <w:tc>
          <w:tcPr>
            <w:tcW w:w="1875" w:type="pct"/>
            <w:shd w:val="clear" w:color="auto" w:fill="F2F2F2" w:themeFill="background1" w:themeFillShade="F2"/>
            <w:vAlign w:val="center"/>
          </w:tcPr>
          <w:p w14:paraId="72AC66CF" w14:textId="2B8605C0" w:rsidR="005D4375" w:rsidRPr="00E57B5B" w:rsidRDefault="00ED6453" w:rsidP="00E57B5B">
            <w:pPr>
              <w:pStyle w:val="Tabulkatun"/>
            </w:pPr>
            <w:r w:rsidRPr="00E57B5B">
              <w:t>Název aplikace</w:t>
            </w:r>
          </w:p>
        </w:tc>
        <w:tc>
          <w:tcPr>
            <w:tcW w:w="624" w:type="pct"/>
            <w:shd w:val="clear" w:color="auto" w:fill="F2F2F2" w:themeFill="background1" w:themeFillShade="F2"/>
            <w:vAlign w:val="center"/>
          </w:tcPr>
          <w:p w14:paraId="5AF113C6" w14:textId="77777777" w:rsidR="005D4375" w:rsidRPr="00E57B5B" w:rsidRDefault="005D4375" w:rsidP="00E57B5B">
            <w:pPr>
              <w:pStyle w:val="Tabulkatun"/>
            </w:pPr>
            <w:r w:rsidRPr="00E57B5B">
              <w:t>Verze</w:t>
            </w:r>
          </w:p>
        </w:tc>
        <w:tc>
          <w:tcPr>
            <w:tcW w:w="1831" w:type="pct"/>
            <w:shd w:val="clear" w:color="auto" w:fill="F2F2F2" w:themeFill="background1" w:themeFillShade="F2"/>
            <w:vAlign w:val="center"/>
          </w:tcPr>
          <w:p w14:paraId="6D908771" w14:textId="77777777" w:rsidR="005D4375" w:rsidRPr="00E57B5B" w:rsidRDefault="005D4375" w:rsidP="00E57B5B">
            <w:pPr>
              <w:pStyle w:val="Tabulkatun"/>
            </w:pPr>
            <w:r w:rsidRPr="00E57B5B">
              <w:t>Účel použití</w:t>
            </w:r>
          </w:p>
        </w:tc>
        <w:tc>
          <w:tcPr>
            <w:tcW w:w="670" w:type="pct"/>
            <w:shd w:val="clear" w:color="auto" w:fill="F2F2F2" w:themeFill="background1" w:themeFillShade="F2"/>
            <w:vAlign w:val="center"/>
          </w:tcPr>
          <w:p w14:paraId="5CA8E532" w14:textId="2A32D83E" w:rsidR="005D4375" w:rsidRPr="00E57B5B" w:rsidRDefault="00ED6453" w:rsidP="00E57B5B">
            <w:pPr>
              <w:pStyle w:val="Tabulkatun"/>
            </w:pPr>
            <w:r w:rsidRPr="00E57B5B">
              <w:t>Formát</w:t>
            </w:r>
          </w:p>
        </w:tc>
      </w:tr>
      <w:tr w:rsidR="005D4375" w14:paraId="4A72E301" w14:textId="77777777" w:rsidTr="00D46F2C">
        <w:trPr>
          <w:trHeight w:val="340"/>
        </w:trPr>
        <w:tc>
          <w:tcPr>
            <w:tcW w:w="1875" w:type="pct"/>
            <w:vAlign w:val="center"/>
          </w:tcPr>
          <w:p w14:paraId="477D8B60" w14:textId="153FE83D" w:rsidR="005D4375" w:rsidRPr="00D46F2C" w:rsidRDefault="005D4375" w:rsidP="00D46F2C">
            <w:pPr>
              <w:pStyle w:val="Tabulkanormln"/>
              <w:rPr>
                <w:rStyle w:val="Instrukce"/>
                <w:color w:val="auto"/>
              </w:rPr>
            </w:pPr>
          </w:p>
        </w:tc>
        <w:tc>
          <w:tcPr>
            <w:tcW w:w="624" w:type="pct"/>
            <w:vAlign w:val="center"/>
          </w:tcPr>
          <w:p w14:paraId="3658B1AD" w14:textId="77777777" w:rsidR="005D4375" w:rsidRPr="00D46F2C" w:rsidRDefault="005D4375" w:rsidP="00D46F2C">
            <w:pPr>
              <w:pStyle w:val="Tabulkanormln"/>
              <w:rPr>
                <w:rStyle w:val="Instrukce"/>
                <w:color w:val="auto"/>
              </w:rPr>
            </w:pPr>
          </w:p>
        </w:tc>
        <w:tc>
          <w:tcPr>
            <w:tcW w:w="1831" w:type="pct"/>
            <w:vAlign w:val="center"/>
          </w:tcPr>
          <w:p w14:paraId="03A4FE7C" w14:textId="3D3AD666" w:rsidR="005D4375" w:rsidRPr="00D46F2C" w:rsidRDefault="005D4375" w:rsidP="00D46F2C">
            <w:pPr>
              <w:pStyle w:val="Tabulkanormln"/>
              <w:rPr>
                <w:rStyle w:val="Instrukce"/>
                <w:color w:val="auto"/>
              </w:rPr>
            </w:pPr>
          </w:p>
        </w:tc>
        <w:tc>
          <w:tcPr>
            <w:tcW w:w="670" w:type="pct"/>
            <w:vAlign w:val="center"/>
          </w:tcPr>
          <w:p w14:paraId="6BC39D35" w14:textId="2EA2F918" w:rsidR="005D4375" w:rsidRPr="00D46F2C" w:rsidRDefault="005D4375" w:rsidP="00D46F2C">
            <w:pPr>
              <w:pStyle w:val="Tabulkanormln"/>
              <w:rPr>
                <w:rStyle w:val="Instrukce"/>
                <w:color w:val="auto"/>
              </w:rPr>
            </w:pPr>
          </w:p>
        </w:tc>
      </w:tr>
      <w:tr w:rsidR="005D4375" w14:paraId="327E8037" w14:textId="77777777" w:rsidTr="00D46F2C">
        <w:trPr>
          <w:trHeight w:val="340"/>
        </w:trPr>
        <w:tc>
          <w:tcPr>
            <w:tcW w:w="1875" w:type="pct"/>
            <w:vAlign w:val="center"/>
          </w:tcPr>
          <w:p w14:paraId="347B74CE" w14:textId="01DA2DAD" w:rsidR="005D4375" w:rsidRPr="00D46F2C" w:rsidRDefault="005D4375" w:rsidP="00D46F2C">
            <w:pPr>
              <w:pStyle w:val="Tabulkanormln"/>
              <w:rPr>
                <w:rStyle w:val="Instrukce"/>
                <w:color w:val="auto"/>
              </w:rPr>
            </w:pPr>
          </w:p>
        </w:tc>
        <w:tc>
          <w:tcPr>
            <w:tcW w:w="624" w:type="pct"/>
            <w:vAlign w:val="center"/>
          </w:tcPr>
          <w:p w14:paraId="7F3CDBB3" w14:textId="543EA203" w:rsidR="005D4375" w:rsidRPr="00D46F2C" w:rsidRDefault="005D4375" w:rsidP="00D46F2C">
            <w:pPr>
              <w:pStyle w:val="Tabulkanormln"/>
              <w:rPr>
                <w:rStyle w:val="Instrukce"/>
                <w:color w:val="auto"/>
              </w:rPr>
            </w:pPr>
          </w:p>
        </w:tc>
        <w:tc>
          <w:tcPr>
            <w:tcW w:w="1831" w:type="pct"/>
            <w:vAlign w:val="center"/>
          </w:tcPr>
          <w:p w14:paraId="5CC54C33" w14:textId="3EB8D7E1" w:rsidR="005D4375" w:rsidRPr="00D46F2C" w:rsidRDefault="005D4375" w:rsidP="00D46F2C">
            <w:pPr>
              <w:pStyle w:val="Tabulkanormln"/>
              <w:rPr>
                <w:rStyle w:val="Instrukce"/>
                <w:color w:val="auto"/>
              </w:rPr>
            </w:pPr>
          </w:p>
        </w:tc>
        <w:tc>
          <w:tcPr>
            <w:tcW w:w="670" w:type="pct"/>
            <w:vAlign w:val="center"/>
          </w:tcPr>
          <w:p w14:paraId="18092934" w14:textId="3D74A3B3" w:rsidR="005D4375" w:rsidRPr="00D46F2C" w:rsidRDefault="005D4375" w:rsidP="00D46F2C">
            <w:pPr>
              <w:pStyle w:val="Tabulkanormln"/>
              <w:rPr>
                <w:rStyle w:val="Instrukce"/>
                <w:color w:val="auto"/>
              </w:rPr>
            </w:pPr>
          </w:p>
        </w:tc>
      </w:tr>
      <w:tr w:rsidR="005D4375" w14:paraId="37059A02" w14:textId="77777777" w:rsidTr="00D46F2C">
        <w:trPr>
          <w:trHeight w:val="340"/>
        </w:trPr>
        <w:tc>
          <w:tcPr>
            <w:tcW w:w="1875" w:type="pct"/>
            <w:vAlign w:val="center"/>
          </w:tcPr>
          <w:p w14:paraId="3A098D08" w14:textId="65D60882" w:rsidR="005D4375" w:rsidRPr="00D46F2C" w:rsidRDefault="005D4375" w:rsidP="00D46F2C">
            <w:pPr>
              <w:pStyle w:val="Tabulkanormln"/>
              <w:rPr>
                <w:rStyle w:val="Instrukce"/>
                <w:color w:val="auto"/>
              </w:rPr>
            </w:pPr>
          </w:p>
        </w:tc>
        <w:tc>
          <w:tcPr>
            <w:tcW w:w="624" w:type="pct"/>
            <w:vAlign w:val="center"/>
          </w:tcPr>
          <w:p w14:paraId="1B743796" w14:textId="34D83780" w:rsidR="005D4375" w:rsidRPr="00D46F2C" w:rsidRDefault="005D4375" w:rsidP="00D46F2C">
            <w:pPr>
              <w:pStyle w:val="Tabulkanormln"/>
              <w:rPr>
                <w:rStyle w:val="Instrukce"/>
                <w:color w:val="auto"/>
              </w:rPr>
            </w:pPr>
          </w:p>
        </w:tc>
        <w:tc>
          <w:tcPr>
            <w:tcW w:w="1831" w:type="pct"/>
            <w:vAlign w:val="center"/>
          </w:tcPr>
          <w:p w14:paraId="54853A80" w14:textId="4F2E0DE7" w:rsidR="005D4375" w:rsidRPr="00D46F2C" w:rsidRDefault="005D4375" w:rsidP="00D46F2C">
            <w:pPr>
              <w:pStyle w:val="Tabulkanormln"/>
              <w:rPr>
                <w:rStyle w:val="Instrukce"/>
                <w:color w:val="auto"/>
              </w:rPr>
            </w:pPr>
          </w:p>
        </w:tc>
        <w:tc>
          <w:tcPr>
            <w:tcW w:w="670" w:type="pct"/>
            <w:vAlign w:val="center"/>
          </w:tcPr>
          <w:p w14:paraId="16222582" w14:textId="2A16FE7F" w:rsidR="005D4375" w:rsidRPr="00D46F2C" w:rsidRDefault="005D4375" w:rsidP="00D46F2C">
            <w:pPr>
              <w:pStyle w:val="Tabulkanormln"/>
              <w:rPr>
                <w:rStyle w:val="Instrukce"/>
                <w:color w:val="auto"/>
              </w:rPr>
            </w:pPr>
          </w:p>
        </w:tc>
      </w:tr>
      <w:tr w:rsidR="005D4375" w14:paraId="1F1B8BA6" w14:textId="77777777" w:rsidTr="00D46F2C">
        <w:trPr>
          <w:trHeight w:val="340"/>
        </w:trPr>
        <w:tc>
          <w:tcPr>
            <w:tcW w:w="1875" w:type="pct"/>
            <w:vAlign w:val="center"/>
          </w:tcPr>
          <w:p w14:paraId="6CF217E4" w14:textId="3E3DE24A" w:rsidR="005D4375" w:rsidRPr="00D46F2C" w:rsidRDefault="005D4375" w:rsidP="00D46F2C">
            <w:pPr>
              <w:pStyle w:val="Tabulkanormln"/>
              <w:rPr>
                <w:rStyle w:val="Instrukce"/>
                <w:color w:val="auto"/>
              </w:rPr>
            </w:pPr>
          </w:p>
        </w:tc>
        <w:tc>
          <w:tcPr>
            <w:tcW w:w="624" w:type="pct"/>
            <w:vAlign w:val="center"/>
          </w:tcPr>
          <w:p w14:paraId="1E8B6584" w14:textId="77777777" w:rsidR="005D4375" w:rsidRPr="00D46F2C" w:rsidRDefault="005D4375" w:rsidP="00D46F2C">
            <w:pPr>
              <w:pStyle w:val="Tabulkanormln"/>
              <w:rPr>
                <w:rStyle w:val="Instrukce"/>
                <w:color w:val="auto"/>
              </w:rPr>
            </w:pPr>
          </w:p>
        </w:tc>
        <w:tc>
          <w:tcPr>
            <w:tcW w:w="1831" w:type="pct"/>
            <w:vAlign w:val="center"/>
          </w:tcPr>
          <w:p w14:paraId="64C22AC7" w14:textId="3537F1A4" w:rsidR="005D4375" w:rsidRPr="00D46F2C" w:rsidRDefault="005D4375" w:rsidP="00D46F2C">
            <w:pPr>
              <w:pStyle w:val="Tabulkanormln"/>
              <w:rPr>
                <w:rStyle w:val="Instrukce"/>
                <w:color w:val="auto"/>
              </w:rPr>
            </w:pPr>
          </w:p>
        </w:tc>
        <w:tc>
          <w:tcPr>
            <w:tcW w:w="670" w:type="pct"/>
            <w:vAlign w:val="center"/>
          </w:tcPr>
          <w:p w14:paraId="07F00C7B" w14:textId="5F11495A" w:rsidR="005D4375" w:rsidRPr="00D46F2C" w:rsidRDefault="005D4375" w:rsidP="00D46F2C">
            <w:pPr>
              <w:pStyle w:val="Tabulkanormln"/>
              <w:rPr>
                <w:rStyle w:val="Instrukce"/>
                <w:color w:val="auto"/>
              </w:rPr>
            </w:pPr>
          </w:p>
        </w:tc>
      </w:tr>
      <w:tr w:rsidR="005D4375" w14:paraId="59815203" w14:textId="77777777" w:rsidTr="00D46F2C">
        <w:trPr>
          <w:trHeight w:val="340"/>
        </w:trPr>
        <w:tc>
          <w:tcPr>
            <w:tcW w:w="1875" w:type="pct"/>
            <w:vAlign w:val="center"/>
          </w:tcPr>
          <w:p w14:paraId="7EC92549" w14:textId="7D443A11" w:rsidR="005D4375" w:rsidRPr="00D46F2C" w:rsidRDefault="005D4375" w:rsidP="00D46F2C">
            <w:pPr>
              <w:pStyle w:val="Tabulkanormln"/>
              <w:rPr>
                <w:rStyle w:val="Instrukce"/>
                <w:color w:val="auto"/>
              </w:rPr>
            </w:pPr>
          </w:p>
        </w:tc>
        <w:tc>
          <w:tcPr>
            <w:tcW w:w="624" w:type="pct"/>
            <w:vAlign w:val="center"/>
          </w:tcPr>
          <w:p w14:paraId="05A85463" w14:textId="77777777" w:rsidR="005D4375" w:rsidRPr="00D46F2C" w:rsidRDefault="005D4375" w:rsidP="00D46F2C">
            <w:pPr>
              <w:pStyle w:val="Tabulkanormln"/>
              <w:rPr>
                <w:rStyle w:val="Instrukce"/>
                <w:color w:val="auto"/>
              </w:rPr>
            </w:pPr>
          </w:p>
        </w:tc>
        <w:tc>
          <w:tcPr>
            <w:tcW w:w="1831" w:type="pct"/>
            <w:vAlign w:val="center"/>
          </w:tcPr>
          <w:p w14:paraId="25BA1EFA" w14:textId="3B6A6F7F" w:rsidR="005D4375" w:rsidRPr="00D46F2C" w:rsidRDefault="005D4375" w:rsidP="00D46F2C">
            <w:pPr>
              <w:pStyle w:val="Tabulkanormln"/>
              <w:rPr>
                <w:rStyle w:val="Instrukce"/>
                <w:color w:val="auto"/>
              </w:rPr>
            </w:pPr>
          </w:p>
        </w:tc>
        <w:tc>
          <w:tcPr>
            <w:tcW w:w="670" w:type="pct"/>
            <w:vAlign w:val="center"/>
          </w:tcPr>
          <w:p w14:paraId="70431B75" w14:textId="671F162F" w:rsidR="005D4375" w:rsidRPr="00D46F2C" w:rsidRDefault="005D4375" w:rsidP="00D46F2C">
            <w:pPr>
              <w:pStyle w:val="Tabulkanormln"/>
              <w:rPr>
                <w:rStyle w:val="Instrukce"/>
                <w:color w:val="auto"/>
              </w:rPr>
            </w:pPr>
          </w:p>
        </w:tc>
      </w:tr>
      <w:tr w:rsidR="005D4375" w14:paraId="50CE0E0D" w14:textId="77777777" w:rsidTr="00D46F2C">
        <w:trPr>
          <w:trHeight w:val="340"/>
        </w:trPr>
        <w:tc>
          <w:tcPr>
            <w:tcW w:w="1875" w:type="pct"/>
            <w:vAlign w:val="center"/>
          </w:tcPr>
          <w:p w14:paraId="51341654" w14:textId="77777777" w:rsidR="005D4375" w:rsidRPr="00D46F2C" w:rsidRDefault="005D4375" w:rsidP="00D46F2C">
            <w:pPr>
              <w:pStyle w:val="Tabulkanormln"/>
            </w:pPr>
          </w:p>
        </w:tc>
        <w:tc>
          <w:tcPr>
            <w:tcW w:w="624" w:type="pct"/>
            <w:vAlign w:val="center"/>
          </w:tcPr>
          <w:p w14:paraId="56497B2B" w14:textId="77777777" w:rsidR="005D4375" w:rsidRPr="00D46F2C" w:rsidRDefault="005D4375" w:rsidP="00D46F2C">
            <w:pPr>
              <w:pStyle w:val="Tabulkanormln"/>
            </w:pPr>
          </w:p>
        </w:tc>
        <w:tc>
          <w:tcPr>
            <w:tcW w:w="1831" w:type="pct"/>
            <w:vAlign w:val="center"/>
          </w:tcPr>
          <w:p w14:paraId="5C06F49D" w14:textId="77777777" w:rsidR="005D4375" w:rsidRPr="00D46F2C" w:rsidRDefault="005D4375" w:rsidP="00D46F2C">
            <w:pPr>
              <w:pStyle w:val="Tabulkanormln"/>
            </w:pPr>
          </w:p>
        </w:tc>
        <w:tc>
          <w:tcPr>
            <w:tcW w:w="670" w:type="pct"/>
            <w:vAlign w:val="center"/>
          </w:tcPr>
          <w:p w14:paraId="11E31CA1" w14:textId="77777777" w:rsidR="005D4375" w:rsidRPr="00D46F2C" w:rsidRDefault="005D4375" w:rsidP="00D46F2C">
            <w:pPr>
              <w:pStyle w:val="Tabulkanormln"/>
            </w:pPr>
          </w:p>
        </w:tc>
      </w:tr>
    </w:tbl>
    <w:p w14:paraId="72E62CCD" w14:textId="77777777" w:rsidR="00087772" w:rsidRPr="00087772" w:rsidRDefault="00087772" w:rsidP="00087772"/>
    <w:sectPr w:rsidR="00087772" w:rsidRPr="00087772" w:rsidSect="00B55D20">
      <w:headerReference w:type="default" r:id="rId18"/>
      <w:footerReference w:type="even" r:id="rId19"/>
      <w:footerReference w:type="default" r:id="rId20"/>
      <w:pgSz w:w="11906" w:h="16838"/>
      <w:pgMar w:top="1247" w:right="1247" w:bottom="1247" w:left="1247" w:header="709" w:footer="709" w:gutter="0"/>
      <w:pgNumType w:start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31" w:author="Šárka Bulawová" w:date="2025-06-17T11:26:00Z" w:initials="ŠB">
    <w:p w14:paraId="698CBE85" w14:textId="77777777" w:rsidR="001B5702" w:rsidRDefault="001B5702" w:rsidP="001B5702">
      <w:pPr>
        <w:pStyle w:val="Textkomente"/>
      </w:pPr>
      <w:r>
        <w:rPr>
          <w:rStyle w:val="Odkaznakoment"/>
        </w:rPr>
        <w:annotationRef/>
      </w:r>
      <w:r>
        <w:t xml:space="preserve">Konkrétní termíny milníků nastavuje BIM koordinátor nebo BIM manažer nebo objednatel? Asi BIM koordinátor navrhne a ostatní odsouhlasí? Pokud ne BIM koordinátor, tak by asi nemělo být v BEP?  </w:t>
      </w:r>
    </w:p>
  </w:comment>
  <w:comment w:id="545" w:author="Šárka Bulawová" w:date="2025-06-17T11:47:00Z" w:initials="ŠB">
    <w:p w14:paraId="41DBF053" w14:textId="77777777" w:rsidR="00C738A3" w:rsidRDefault="00C738A3" w:rsidP="00C738A3">
      <w:pPr>
        <w:pStyle w:val="Textkomente"/>
      </w:pPr>
      <w:r>
        <w:rPr>
          <w:rStyle w:val="Odkaznakoment"/>
        </w:rPr>
        <w:annotationRef/>
      </w:r>
      <w:r>
        <w:t>Takto nějak si to představujeme?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98CBE85" w15:done="0"/>
  <w15:commentEx w15:paraId="41DBF05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E6DEEEA" w16cex:dateUtc="2025-06-17T09:26:00Z"/>
  <w16cex:commentExtensible w16cex:durableId="753F7EB5" w16cex:dateUtc="2025-06-17T09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98CBE85" w16cid:durableId="6E6DEEEA"/>
  <w16cid:commentId w16cid:paraId="41DBF053" w16cid:durableId="753F7EB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D0D78" w14:textId="77777777" w:rsidR="00D21271" w:rsidRDefault="00D21271" w:rsidP="00E0726D">
      <w:pPr>
        <w:spacing w:before="0"/>
      </w:pPr>
      <w:r>
        <w:separator/>
      </w:r>
    </w:p>
  </w:endnote>
  <w:endnote w:type="continuationSeparator" w:id="0">
    <w:p w14:paraId="278D1A9C" w14:textId="77777777" w:rsidR="00D21271" w:rsidRDefault="00D21271" w:rsidP="00E0726D">
      <w:pPr>
        <w:spacing w:before="0"/>
      </w:pPr>
      <w:r>
        <w:continuationSeparator/>
      </w:r>
    </w:p>
  </w:endnote>
  <w:endnote w:type="continuationNotice" w:id="1">
    <w:p w14:paraId="734F03E5" w14:textId="77777777" w:rsidR="00D21271" w:rsidRDefault="00D21271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T402o00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815613034"/>
      <w:docPartObj>
        <w:docPartGallery w:val="Page Numbers (Bottom of Page)"/>
        <w:docPartUnique/>
      </w:docPartObj>
    </w:sdtPr>
    <w:sdtEndPr>
      <w:rPr>
        <w:rStyle w:val="slostrnky"/>
      </w:rPr>
    </w:sdtEndPr>
    <w:sdtContent>
      <w:p w14:paraId="7EAFE922" w14:textId="4F9B5492" w:rsidR="005B5624" w:rsidRDefault="005B5624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end"/>
        </w:r>
      </w:p>
    </w:sdtContent>
  </w:sdt>
  <w:p w14:paraId="2A38A10A" w14:textId="77777777" w:rsidR="005B5624" w:rsidRDefault="005B5624" w:rsidP="00E0726D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B2114" w14:textId="6276C0F6" w:rsidR="005B5624" w:rsidRPr="00E0726D" w:rsidRDefault="009B55B1">
    <w:pPr>
      <w:pStyle w:val="Zpat"/>
      <w:framePr w:wrap="none" w:vAnchor="text" w:hAnchor="margin" w:xAlign="right" w:y="1"/>
      <w:rPr>
        <w:rStyle w:val="slostrnky"/>
        <w:szCs w:val="16"/>
      </w:rPr>
    </w:pPr>
    <w:sdt>
      <w:sdtPr>
        <w:rPr>
          <w:rStyle w:val="slostrnky"/>
          <w:szCs w:val="16"/>
        </w:rPr>
        <w:id w:val="1654104764"/>
        <w:docPartObj>
          <w:docPartGallery w:val="Page Numbers (Bottom of Page)"/>
          <w:docPartUnique/>
        </w:docPartObj>
      </w:sdtPr>
      <w:sdtEndPr>
        <w:rPr>
          <w:rStyle w:val="slostrnky"/>
        </w:rPr>
      </w:sdtEndPr>
      <w:sdtContent>
        <w:r w:rsidR="005B5624" w:rsidRPr="00E0726D">
          <w:rPr>
            <w:rStyle w:val="slostrnky"/>
            <w:szCs w:val="16"/>
          </w:rPr>
          <w:fldChar w:fldCharType="begin"/>
        </w:r>
        <w:r w:rsidR="005B5624" w:rsidRPr="00E0726D">
          <w:rPr>
            <w:rStyle w:val="slostrnky"/>
            <w:szCs w:val="16"/>
          </w:rPr>
          <w:instrText xml:space="preserve"> PAGE </w:instrText>
        </w:r>
        <w:r w:rsidR="005B5624" w:rsidRPr="00E0726D">
          <w:rPr>
            <w:rStyle w:val="slostrnky"/>
            <w:szCs w:val="16"/>
          </w:rPr>
          <w:fldChar w:fldCharType="separate"/>
        </w:r>
        <w:r w:rsidR="005B5624" w:rsidRPr="00E0726D">
          <w:rPr>
            <w:rStyle w:val="slostrnky"/>
            <w:noProof/>
            <w:szCs w:val="16"/>
          </w:rPr>
          <w:t>2</w:t>
        </w:r>
        <w:r w:rsidR="005B5624" w:rsidRPr="00E0726D">
          <w:rPr>
            <w:rStyle w:val="slostrnky"/>
            <w:szCs w:val="16"/>
          </w:rPr>
          <w:fldChar w:fldCharType="end"/>
        </w:r>
      </w:sdtContent>
    </w:sdt>
    <w:r w:rsidR="005B5624">
      <w:rPr>
        <w:rStyle w:val="slostrnky"/>
        <w:szCs w:val="16"/>
      </w:rPr>
      <w:t xml:space="preserve"> / </w:t>
    </w:r>
    <w:r w:rsidR="005B5624">
      <w:rPr>
        <w:rStyle w:val="slostrnky"/>
        <w:szCs w:val="16"/>
      </w:rPr>
      <w:fldChar w:fldCharType="begin"/>
    </w:r>
    <w:r w:rsidR="005B5624">
      <w:rPr>
        <w:rStyle w:val="slostrnky"/>
        <w:szCs w:val="16"/>
      </w:rPr>
      <w:instrText xml:space="preserve"> NUMPAGES   \* MERGEFORMAT </w:instrText>
    </w:r>
    <w:r w:rsidR="005B5624">
      <w:rPr>
        <w:rStyle w:val="slostrnky"/>
        <w:szCs w:val="16"/>
      </w:rPr>
      <w:fldChar w:fldCharType="separate"/>
    </w:r>
    <w:r w:rsidR="005B5624">
      <w:rPr>
        <w:rStyle w:val="slostrnky"/>
        <w:noProof/>
        <w:szCs w:val="16"/>
      </w:rPr>
      <w:t>34</w:t>
    </w:r>
    <w:r w:rsidR="005B5624">
      <w:rPr>
        <w:rStyle w:val="slostrnky"/>
        <w:szCs w:val="16"/>
      </w:rPr>
      <w:fldChar w:fldCharType="end"/>
    </w:r>
  </w:p>
  <w:p w14:paraId="1FA04E07" w14:textId="77777777" w:rsidR="005B5624" w:rsidRDefault="005B5624" w:rsidP="00E0726D">
    <w:pPr>
      <w:pStyle w:val="Zpat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29A2E" w14:textId="77777777" w:rsidR="00D21271" w:rsidRDefault="00D21271" w:rsidP="00E0726D">
      <w:pPr>
        <w:spacing w:before="0"/>
      </w:pPr>
      <w:r>
        <w:separator/>
      </w:r>
    </w:p>
  </w:footnote>
  <w:footnote w:type="continuationSeparator" w:id="0">
    <w:p w14:paraId="39A3B008" w14:textId="77777777" w:rsidR="00D21271" w:rsidRDefault="00D21271" w:rsidP="00E0726D">
      <w:pPr>
        <w:spacing w:before="0"/>
      </w:pPr>
      <w:r>
        <w:continuationSeparator/>
      </w:r>
    </w:p>
  </w:footnote>
  <w:footnote w:type="continuationNotice" w:id="1">
    <w:p w14:paraId="6C845F75" w14:textId="77777777" w:rsidR="00D21271" w:rsidRDefault="00D21271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3353F" w14:textId="3F37BC20" w:rsidR="005B5624" w:rsidRPr="008D390A" w:rsidRDefault="005B5624" w:rsidP="002D6ED4">
    <w:pPr>
      <w:jc w:val="center"/>
      <w:rPr>
        <w:sz w:val="16"/>
        <w:szCs w:val="16"/>
      </w:rPr>
    </w:pPr>
    <w:r w:rsidRPr="008D390A">
      <w:rPr>
        <w:sz w:val="16"/>
        <w:szCs w:val="16"/>
      </w:rPr>
      <w:t>Plán realizace BIM (BEP)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B3668"/>
    <w:multiLevelType w:val="multilevel"/>
    <w:tmpl w:val="F5182E86"/>
    <w:lvl w:ilvl="0">
      <w:start w:val="1"/>
      <w:numFmt w:val="bullet"/>
      <w:pStyle w:val="Tabulkaseznam"/>
      <w:lvlText w:val=""/>
      <w:lvlJc w:val="left"/>
      <w:pPr>
        <w:ind w:left="397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8" w:hanging="114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852" w:hanging="11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6" w:hanging="11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20" w:hanging="11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11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11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11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114"/>
      </w:pPr>
      <w:rPr>
        <w:rFonts w:ascii="Wingdings" w:hAnsi="Wingdings" w:hint="default"/>
      </w:rPr>
    </w:lvl>
  </w:abstractNum>
  <w:abstractNum w:abstractNumId="1" w15:restartNumberingAfterBreak="0">
    <w:nsid w:val="0A4708E3"/>
    <w:multiLevelType w:val="multilevel"/>
    <w:tmpl w:val="AD32FECA"/>
    <w:styleLink w:val="Aktulnseznam2"/>
    <w:lvl w:ilvl="0">
      <w:start w:val="1"/>
      <w:numFmt w:val="decimal"/>
      <w:lvlText w:val="%1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7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7" w:hanging="43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" w15:restartNumberingAfterBreak="0">
    <w:nsid w:val="0CEB57EA"/>
    <w:multiLevelType w:val="multilevel"/>
    <w:tmpl w:val="B6461D72"/>
    <w:styleLink w:val="Aktulnseznam1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" w15:restartNumberingAfterBreak="0">
    <w:nsid w:val="12A91885"/>
    <w:multiLevelType w:val="hybridMultilevel"/>
    <w:tmpl w:val="D0CA71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856285"/>
    <w:multiLevelType w:val="multilevel"/>
    <w:tmpl w:val="82B4A768"/>
    <w:lvl w:ilvl="0">
      <w:start w:val="2"/>
      <w:numFmt w:val="upperLetter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none"/>
      <w:lvlText w:val="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5" w15:restartNumberingAfterBreak="0">
    <w:nsid w:val="1C325BBF"/>
    <w:multiLevelType w:val="hybridMultilevel"/>
    <w:tmpl w:val="D94A6D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926F74"/>
    <w:multiLevelType w:val="multilevel"/>
    <w:tmpl w:val="646CE3F0"/>
    <w:numStyleLink w:val="Styl2"/>
  </w:abstractNum>
  <w:abstractNum w:abstractNumId="7" w15:restartNumberingAfterBreak="0">
    <w:nsid w:val="31177B6F"/>
    <w:multiLevelType w:val="multilevel"/>
    <w:tmpl w:val="F96C335E"/>
    <w:lvl w:ilvl="0">
      <w:start w:val="1"/>
      <w:numFmt w:val="bullet"/>
      <w:pStyle w:val="Normlnodrky"/>
      <w:lvlText w:val=""/>
      <w:lvlJc w:val="left"/>
      <w:pPr>
        <w:ind w:left="96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248" w:hanging="284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532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1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0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38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66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5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236" w:hanging="284"/>
      </w:pPr>
      <w:rPr>
        <w:rFonts w:ascii="Wingdings" w:hAnsi="Wingdings" w:hint="default"/>
      </w:rPr>
    </w:lvl>
  </w:abstractNum>
  <w:abstractNum w:abstractNumId="8" w15:restartNumberingAfterBreak="0">
    <w:nsid w:val="3192602F"/>
    <w:multiLevelType w:val="multilevel"/>
    <w:tmpl w:val="607E2E38"/>
    <w:styleLink w:val="Plohy"/>
    <w:lvl w:ilvl="0">
      <w:start w:val="1"/>
      <w:numFmt w:val="upperLetter"/>
      <w:pStyle w:val="PlohaNadpis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PlohaNadpis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PlohaNadpis3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none"/>
      <w:lvlText w:val="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9" w15:restartNumberingAfterBreak="0">
    <w:nsid w:val="33A157FA"/>
    <w:multiLevelType w:val="hybridMultilevel"/>
    <w:tmpl w:val="A456F4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B9328B"/>
    <w:multiLevelType w:val="multilevel"/>
    <w:tmpl w:val="D96EDFDA"/>
    <w:styleLink w:val="Aktulnseznam3"/>
    <w:lvl w:ilvl="0">
      <w:start w:val="1"/>
      <w:numFmt w:val="decimal"/>
      <w:lvlText w:val="%1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7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1" w15:restartNumberingAfterBreak="0">
    <w:nsid w:val="3E772060"/>
    <w:multiLevelType w:val="hybridMultilevel"/>
    <w:tmpl w:val="262A9EB4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EC3DDA"/>
    <w:multiLevelType w:val="multilevel"/>
    <w:tmpl w:val="646CE3F0"/>
    <w:styleLink w:val="Styl2"/>
    <w:lvl w:ilvl="0">
      <w:start w:val="1"/>
      <w:numFmt w:val="bullet"/>
      <w:lvlText w:val=""/>
      <w:lvlJc w:val="left"/>
      <w:pPr>
        <w:ind w:left="1304" w:hanging="17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76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45F3C0A"/>
    <w:multiLevelType w:val="multilevel"/>
    <w:tmpl w:val="43A0A84C"/>
    <w:styleLink w:val="Styl1"/>
    <w:lvl w:ilvl="0">
      <w:start w:val="1"/>
      <w:numFmt w:val="decimal"/>
      <w:lvlText w:val="%1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7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none"/>
      <w:lvlText w:val="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4" w15:restartNumberingAfterBreak="0">
    <w:nsid w:val="46586EFC"/>
    <w:multiLevelType w:val="hybridMultilevel"/>
    <w:tmpl w:val="0ACE06D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D47BAC"/>
    <w:multiLevelType w:val="hybridMultilevel"/>
    <w:tmpl w:val="886AD3B2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2525E2"/>
    <w:multiLevelType w:val="multilevel"/>
    <w:tmpl w:val="4EAA3D04"/>
    <w:styleLink w:val="Dokumentslnky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6D941041"/>
    <w:multiLevelType w:val="multilevel"/>
    <w:tmpl w:val="E3B4FCCE"/>
    <w:lvl w:ilvl="0">
      <w:start w:val="1"/>
      <w:numFmt w:val="decimal"/>
      <w:lvlText w:val="%1."/>
      <w:lvlJc w:val="left"/>
      <w:pPr>
        <w:ind w:left="0" w:firstLine="0"/>
      </w:pPr>
      <w:rPr>
        <w:rFonts w:ascii="Arial Narrow" w:hAnsi="Arial Narrow" w:hint="default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lvlRestart w:val="1"/>
      <w:pStyle w:val="lneka"/>
      <w:lvlText w:val="(%3)"/>
      <w:lvlJc w:val="left"/>
      <w:pPr>
        <w:ind w:left="964" w:hanging="39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8" w15:restartNumberingAfterBreak="0">
    <w:nsid w:val="71910BD0"/>
    <w:multiLevelType w:val="hybridMultilevel"/>
    <w:tmpl w:val="94A86AD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D1031B"/>
    <w:multiLevelType w:val="multilevel"/>
    <w:tmpl w:val="B6FEADEA"/>
    <w:lvl w:ilvl="0">
      <w:start w:val="1"/>
      <w:numFmt w:val="decimal"/>
      <w:pStyle w:val="Nadpis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Nadpis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682660407">
    <w:abstractNumId w:val="6"/>
  </w:num>
  <w:num w:numId="2" w16cid:durableId="2065985417">
    <w:abstractNumId w:val="2"/>
  </w:num>
  <w:num w:numId="3" w16cid:durableId="280263028">
    <w:abstractNumId w:val="1"/>
  </w:num>
  <w:num w:numId="4" w16cid:durableId="1790009165">
    <w:abstractNumId w:val="10"/>
  </w:num>
  <w:num w:numId="5" w16cid:durableId="1000812825">
    <w:abstractNumId w:val="17"/>
  </w:num>
  <w:num w:numId="6" w16cid:durableId="1332224396">
    <w:abstractNumId w:val="16"/>
  </w:num>
  <w:num w:numId="7" w16cid:durableId="886189260">
    <w:abstractNumId w:val="7"/>
  </w:num>
  <w:num w:numId="8" w16cid:durableId="1249729240">
    <w:abstractNumId w:val="19"/>
  </w:num>
  <w:num w:numId="9" w16cid:durableId="439880005">
    <w:abstractNumId w:val="8"/>
  </w:num>
  <w:num w:numId="10" w16cid:durableId="649291744">
    <w:abstractNumId w:val="13"/>
  </w:num>
  <w:num w:numId="11" w16cid:durableId="336544717">
    <w:abstractNumId w:val="12"/>
  </w:num>
  <w:num w:numId="12" w16cid:durableId="429744333">
    <w:abstractNumId w:val="0"/>
  </w:num>
  <w:num w:numId="13" w16cid:durableId="1271741127">
    <w:abstractNumId w:val="4"/>
  </w:num>
  <w:num w:numId="14" w16cid:durableId="960382390">
    <w:abstractNumId w:val="0"/>
  </w:num>
  <w:num w:numId="15" w16cid:durableId="1677534191">
    <w:abstractNumId w:val="14"/>
  </w:num>
  <w:num w:numId="16" w16cid:durableId="149568165">
    <w:abstractNumId w:val="5"/>
  </w:num>
  <w:num w:numId="17" w16cid:durableId="38941148">
    <w:abstractNumId w:val="19"/>
  </w:num>
  <w:num w:numId="18" w16cid:durableId="1311131047">
    <w:abstractNumId w:val="19"/>
  </w:num>
  <w:num w:numId="19" w16cid:durableId="248586455">
    <w:abstractNumId w:val="3"/>
  </w:num>
  <w:num w:numId="20" w16cid:durableId="1573352792">
    <w:abstractNumId w:val="18"/>
  </w:num>
  <w:num w:numId="21" w16cid:durableId="497381901">
    <w:abstractNumId w:val="9"/>
  </w:num>
  <w:num w:numId="22" w16cid:durableId="543718250">
    <w:abstractNumId w:val="15"/>
  </w:num>
  <w:num w:numId="23" w16cid:durableId="531697194">
    <w:abstractNumId w:val="11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káš Kohout">
    <w15:presenceInfo w15:providerId="AD" w15:userId="S::lukas.kohout@bimcon.cz::8bd7c20d-92ec-4c17-85f5-dd23148f7897"/>
  </w15:person>
  <w15:person w15:author="Šárka Bulawová">
    <w15:presenceInfo w15:providerId="AD" w15:userId="S::sarka.bulawova@bimcon.cz::0f348a18-1d47-457a-94e3-6950080f30c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A02"/>
    <w:rsid w:val="00000B5F"/>
    <w:rsid w:val="0000204A"/>
    <w:rsid w:val="00002124"/>
    <w:rsid w:val="00003242"/>
    <w:rsid w:val="000037E7"/>
    <w:rsid w:val="00003AF8"/>
    <w:rsid w:val="0000453F"/>
    <w:rsid w:val="00005C7B"/>
    <w:rsid w:val="000061AF"/>
    <w:rsid w:val="000108CF"/>
    <w:rsid w:val="000113B3"/>
    <w:rsid w:val="000124A1"/>
    <w:rsid w:val="00012B49"/>
    <w:rsid w:val="00013125"/>
    <w:rsid w:val="00014736"/>
    <w:rsid w:val="0001532E"/>
    <w:rsid w:val="00015503"/>
    <w:rsid w:val="00017E58"/>
    <w:rsid w:val="00020E42"/>
    <w:rsid w:val="00021BBB"/>
    <w:rsid w:val="00023237"/>
    <w:rsid w:val="00024A05"/>
    <w:rsid w:val="00025321"/>
    <w:rsid w:val="000255F8"/>
    <w:rsid w:val="00025B56"/>
    <w:rsid w:val="0002696B"/>
    <w:rsid w:val="000278BD"/>
    <w:rsid w:val="00030452"/>
    <w:rsid w:val="00030574"/>
    <w:rsid w:val="00031E4F"/>
    <w:rsid w:val="00033012"/>
    <w:rsid w:val="0003435B"/>
    <w:rsid w:val="000352FC"/>
    <w:rsid w:val="00035A6D"/>
    <w:rsid w:val="00035C15"/>
    <w:rsid w:val="0003776E"/>
    <w:rsid w:val="00040F94"/>
    <w:rsid w:val="0004100A"/>
    <w:rsid w:val="00042092"/>
    <w:rsid w:val="00043565"/>
    <w:rsid w:val="0004450D"/>
    <w:rsid w:val="00044E37"/>
    <w:rsid w:val="0005091D"/>
    <w:rsid w:val="00050C73"/>
    <w:rsid w:val="00050D60"/>
    <w:rsid w:val="00051302"/>
    <w:rsid w:val="00054264"/>
    <w:rsid w:val="00054A85"/>
    <w:rsid w:val="00055D4B"/>
    <w:rsid w:val="000562AF"/>
    <w:rsid w:val="0005797D"/>
    <w:rsid w:val="00060098"/>
    <w:rsid w:val="000600A8"/>
    <w:rsid w:val="00060120"/>
    <w:rsid w:val="0006051E"/>
    <w:rsid w:val="0006078F"/>
    <w:rsid w:val="00061BA1"/>
    <w:rsid w:val="00062075"/>
    <w:rsid w:val="00062793"/>
    <w:rsid w:val="00063EC2"/>
    <w:rsid w:val="0006418C"/>
    <w:rsid w:val="00065D75"/>
    <w:rsid w:val="00067271"/>
    <w:rsid w:val="00067EAE"/>
    <w:rsid w:val="000712FD"/>
    <w:rsid w:val="00073CFF"/>
    <w:rsid w:val="00076468"/>
    <w:rsid w:val="000802AD"/>
    <w:rsid w:val="0008071C"/>
    <w:rsid w:val="00081718"/>
    <w:rsid w:val="00082084"/>
    <w:rsid w:val="00082192"/>
    <w:rsid w:val="0008307E"/>
    <w:rsid w:val="0008560A"/>
    <w:rsid w:val="00086A1A"/>
    <w:rsid w:val="00087772"/>
    <w:rsid w:val="00090EF9"/>
    <w:rsid w:val="0009125D"/>
    <w:rsid w:val="0009351B"/>
    <w:rsid w:val="00093E5E"/>
    <w:rsid w:val="000958D4"/>
    <w:rsid w:val="00096DED"/>
    <w:rsid w:val="000A0F6D"/>
    <w:rsid w:val="000A24CD"/>
    <w:rsid w:val="000A294F"/>
    <w:rsid w:val="000A3D10"/>
    <w:rsid w:val="000A481D"/>
    <w:rsid w:val="000A487A"/>
    <w:rsid w:val="000A4C9F"/>
    <w:rsid w:val="000A4F25"/>
    <w:rsid w:val="000A7785"/>
    <w:rsid w:val="000B075B"/>
    <w:rsid w:val="000B1E88"/>
    <w:rsid w:val="000B2021"/>
    <w:rsid w:val="000B314E"/>
    <w:rsid w:val="000B41F2"/>
    <w:rsid w:val="000B444A"/>
    <w:rsid w:val="000B4B49"/>
    <w:rsid w:val="000B59C0"/>
    <w:rsid w:val="000B69B0"/>
    <w:rsid w:val="000C0A54"/>
    <w:rsid w:val="000C0D78"/>
    <w:rsid w:val="000C2690"/>
    <w:rsid w:val="000C3B8C"/>
    <w:rsid w:val="000C40F4"/>
    <w:rsid w:val="000C42FE"/>
    <w:rsid w:val="000C51EA"/>
    <w:rsid w:val="000C5F7B"/>
    <w:rsid w:val="000D4F1B"/>
    <w:rsid w:val="000D648B"/>
    <w:rsid w:val="000D6CA9"/>
    <w:rsid w:val="000D76F7"/>
    <w:rsid w:val="000D7825"/>
    <w:rsid w:val="000E04C9"/>
    <w:rsid w:val="000E20D1"/>
    <w:rsid w:val="000E2AAB"/>
    <w:rsid w:val="000E39CB"/>
    <w:rsid w:val="000E3C7A"/>
    <w:rsid w:val="000E3F6A"/>
    <w:rsid w:val="000E4D05"/>
    <w:rsid w:val="000E5376"/>
    <w:rsid w:val="000E5510"/>
    <w:rsid w:val="000E590E"/>
    <w:rsid w:val="000E597E"/>
    <w:rsid w:val="000E5FE0"/>
    <w:rsid w:val="000F0C4D"/>
    <w:rsid w:val="000F2ADC"/>
    <w:rsid w:val="000F2B64"/>
    <w:rsid w:val="000F3D6D"/>
    <w:rsid w:val="000F65D5"/>
    <w:rsid w:val="000F6EA3"/>
    <w:rsid w:val="001000F6"/>
    <w:rsid w:val="00101876"/>
    <w:rsid w:val="00101CF1"/>
    <w:rsid w:val="00102B89"/>
    <w:rsid w:val="0010447B"/>
    <w:rsid w:val="00104896"/>
    <w:rsid w:val="00104901"/>
    <w:rsid w:val="001054D6"/>
    <w:rsid w:val="001060EB"/>
    <w:rsid w:val="00106B1B"/>
    <w:rsid w:val="00106C55"/>
    <w:rsid w:val="001128EE"/>
    <w:rsid w:val="00114239"/>
    <w:rsid w:val="001145FD"/>
    <w:rsid w:val="0011492C"/>
    <w:rsid w:val="001154B7"/>
    <w:rsid w:val="0011572B"/>
    <w:rsid w:val="00115E44"/>
    <w:rsid w:val="00116EA6"/>
    <w:rsid w:val="00117BC8"/>
    <w:rsid w:val="00120CB7"/>
    <w:rsid w:val="00120E94"/>
    <w:rsid w:val="00121701"/>
    <w:rsid w:val="0012368D"/>
    <w:rsid w:val="00124326"/>
    <w:rsid w:val="001243CE"/>
    <w:rsid w:val="00124A1F"/>
    <w:rsid w:val="001258A7"/>
    <w:rsid w:val="00125F6A"/>
    <w:rsid w:val="001265D9"/>
    <w:rsid w:val="00127903"/>
    <w:rsid w:val="0013103B"/>
    <w:rsid w:val="00132331"/>
    <w:rsid w:val="00132507"/>
    <w:rsid w:val="00132E30"/>
    <w:rsid w:val="00133015"/>
    <w:rsid w:val="0013345C"/>
    <w:rsid w:val="00134886"/>
    <w:rsid w:val="00135789"/>
    <w:rsid w:val="00136272"/>
    <w:rsid w:val="0013638B"/>
    <w:rsid w:val="00136487"/>
    <w:rsid w:val="001364DC"/>
    <w:rsid w:val="001364E5"/>
    <w:rsid w:val="001376F0"/>
    <w:rsid w:val="001432C3"/>
    <w:rsid w:val="00143423"/>
    <w:rsid w:val="00143DAB"/>
    <w:rsid w:val="00144D90"/>
    <w:rsid w:val="0014648A"/>
    <w:rsid w:val="001466AF"/>
    <w:rsid w:val="00146C2C"/>
    <w:rsid w:val="00151A6D"/>
    <w:rsid w:val="00152F58"/>
    <w:rsid w:val="001540C7"/>
    <w:rsid w:val="00154182"/>
    <w:rsid w:val="00154D3C"/>
    <w:rsid w:val="001566F1"/>
    <w:rsid w:val="001608C7"/>
    <w:rsid w:val="0016191B"/>
    <w:rsid w:val="00162B60"/>
    <w:rsid w:val="00163BCB"/>
    <w:rsid w:val="00166798"/>
    <w:rsid w:val="00167715"/>
    <w:rsid w:val="00171010"/>
    <w:rsid w:val="00173DF0"/>
    <w:rsid w:val="00173F33"/>
    <w:rsid w:val="001742B6"/>
    <w:rsid w:val="00174671"/>
    <w:rsid w:val="00175A40"/>
    <w:rsid w:val="001773C5"/>
    <w:rsid w:val="00180E11"/>
    <w:rsid w:val="00181DFD"/>
    <w:rsid w:val="00183107"/>
    <w:rsid w:val="00183332"/>
    <w:rsid w:val="00185834"/>
    <w:rsid w:val="00185B20"/>
    <w:rsid w:val="00185DFB"/>
    <w:rsid w:val="00185F18"/>
    <w:rsid w:val="00186425"/>
    <w:rsid w:val="00191918"/>
    <w:rsid w:val="0019275E"/>
    <w:rsid w:val="00192BAD"/>
    <w:rsid w:val="0019421D"/>
    <w:rsid w:val="00194CC6"/>
    <w:rsid w:val="00195DED"/>
    <w:rsid w:val="00196A27"/>
    <w:rsid w:val="001975A9"/>
    <w:rsid w:val="00197D59"/>
    <w:rsid w:val="001A247A"/>
    <w:rsid w:val="001A26F7"/>
    <w:rsid w:val="001A2DB8"/>
    <w:rsid w:val="001A3FB0"/>
    <w:rsid w:val="001A444D"/>
    <w:rsid w:val="001A4908"/>
    <w:rsid w:val="001A4F4F"/>
    <w:rsid w:val="001A4FEA"/>
    <w:rsid w:val="001A557F"/>
    <w:rsid w:val="001A69F9"/>
    <w:rsid w:val="001B046E"/>
    <w:rsid w:val="001B09B2"/>
    <w:rsid w:val="001B132F"/>
    <w:rsid w:val="001B285C"/>
    <w:rsid w:val="001B2DD0"/>
    <w:rsid w:val="001B32C4"/>
    <w:rsid w:val="001B34B4"/>
    <w:rsid w:val="001B4892"/>
    <w:rsid w:val="001B4BAE"/>
    <w:rsid w:val="001B517D"/>
    <w:rsid w:val="001B5702"/>
    <w:rsid w:val="001B5C3B"/>
    <w:rsid w:val="001B5E70"/>
    <w:rsid w:val="001B6AB8"/>
    <w:rsid w:val="001B7C8B"/>
    <w:rsid w:val="001B7E45"/>
    <w:rsid w:val="001B7F93"/>
    <w:rsid w:val="001C0920"/>
    <w:rsid w:val="001C0F4D"/>
    <w:rsid w:val="001C178A"/>
    <w:rsid w:val="001C1996"/>
    <w:rsid w:val="001C1F50"/>
    <w:rsid w:val="001C21B5"/>
    <w:rsid w:val="001C2A09"/>
    <w:rsid w:val="001C4E06"/>
    <w:rsid w:val="001C7845"/>
    <w:rsid w:val="001C78F7"/>
    <w:rsid w:val="001C7934"/>
    <w:rsid w:val="001D3626"/>
    <w:rsid w:val="001D4608"/>
    <w:rsid w:val="001D57F5"/>
    <w:rsid w:val="001D6B5A"/>
    <w:rsid w:val="001D6FFC"/>
    <w:rsid w:val="001E08BC"/>
    <w:rsid w:val="001E08CE"/>
    <w:rsid w:val="001E1DA9"/>
    <w:rsid w:val="001E2EF5"/>
    <w:rsid w:val="001E3BB5"/>
    <w:rsid w:val="001E5397"/>
    <w:rsid w:val="001E561A"/>
    <w:rsid w:val="001E6543"/>
    <w:rsid w:val="001E6711"/>
    <w:rsid w:val="001E70EB"/>
    <w:rsid w:val="001E71D9"/>
    <w:rsid w:val="001F0907"/>
    <w:rsid w:val="001F0C24"/>
    <w:rsid w:val="001F1774"/>
    <w:rsid w:val="001F1877"/>
    <w:rsid w:val="001F19BB"/>
    <w:rsid w:val="001F29A5"/>
    <w:rsid w:val="001F4A55"/>
    <w:rsid w:val="001F51C9"/>
    <w:rsid w:val="001F5EA3"/>
    <w:rsid w:val="001F5F02"/>
    <w:rsid w:val="001F7C95"/>
    <w:rsid w:val="002012E3"/>
    <w:rsid w:val="00202D29"/>
    <w:rsid w:val="002036CB"/>
    <w:rsid w:val="0021002A"/>
    <w:rsid w:val="00214A5C"/>
    <w:rsid w:val="00214B0B"/>
    <w:rsid w:val="00215990"/>
    <w:rsid w:val="00216F99"/>
    <w:rsid w:val="0022016C"/>
    <w:rsid w:val="00220CB9"/>
    <w:rsid w:val="002218E8"/>
    <w:rsid w:val="00225013"/>
    <w:rsid w:val="00225589"/>
    <w:rsid w:val="00227C4A"/>
    <w:rsid w:val="00230F5F"/>
    <w:rsid w:val="0023107B"/>
    <w:rsid w:val="002314DD"/>
    <w:rsid w:val="0023169F"/>
    <w:rsid w:val="002318A3"/>
    <w:rsid w:val="00232EFE"/>
    <w:rsid w:val="0023755B"/>
    <w:rsid w:val="00240147"/>
    <w:rsid w:val="00245B9E"/>
    <w:rsid w:val="0024676D"/>
    <w:rsid w:val="00246C10"/>
    <w:rsid w:val="00246DDD"/>
    <w:rsid w:val="00247580"/>
    <w:rsid w:val="0025024E"/>
    <w:rsid w:val="0025028B"/>
    <w:rsid w:val="00251DCB"/>
    <w:rsid w:val="00253192"/>
    <w:rsid w:val="00253375"/>
    <w:rsid w:val="00253B3D"/>
    <w:rsid w:val="00254C6D"/>
    <w:rsid w:val="0025512B"/>
    <w:rsid w:val="00257194"/>
    <w:rsid w:val="0026045A"/>
    <w:rsid w:val="0026233D"/>
    <w:rsid w:val="00262728"/>
    <w:rsid w:val="00262AEE"/>
    <w:rsid w:val="00263257"/>
    <w:rsid w:val="00265ED8"/>
    <w:rsid w:val="00266A4F"/>
    <w:rsid w:val="00267335"/>
    <w:rsid w:val="00267BFF"/>
    <w:rsid w:val="00271BF1"/>
    <w:rsid w:val="00272364"/>
    <w:rsid w:val="00276E3D"/>
    <w:rsid w:val="00277462"/>
    <w:rsid w:val="00280335"/>
    <w:rsid w:val="00280BEC"/>
    <w:rsid w:val="00280C6B"/>
    <w:rsid w:val="00283310"/>
    <w:rsid w:val="002855C9"/>
    <w:rsid w:val="0028636C"/>
    <w:rsid w:val="00286891"/>
    <w:rsid w:val="00290A5A"/>
    <w:rsid w:val="002912F8"/>
    <w:rsid w:val="0029252F"/>
    <w:rsid w:val="002930C1"/>
    <w:rsid w:val="0029470A"/>
    <w:rsid w:val="0029571D"/>
    <w:rsid w:val="00295819"/>
    <w:rsid w:val="002A0696"/>
    <w:rsid w:val="002A0D2A"/>
    <w:rsid w:val="002A2485"/>
    <w:rsid w:val="002A3081"/>
    <w:rsid w:val="002A3DAD"/>
    <w:rsid w:val="002A436D"/>
    <w:rsid w:val="002A4E7A"/>
    <w:rsid w:val="002A524B"/>
    <w:rsid w:val="002A5735"/>
    <w:rsid w:val="002A5737"/>
    <w:rsid w:val="002A586D"/>
    <w:rsid w:val="002A7457"/>
    <w:rsid w:val="002B014E"/>
    <w:rsid w:val="002B0490"/>
    <w:rsid w:val="002B0570"/>
    <w:rsid w:val="002B1943"/>
    <w:rsid w:val="002B1C7A"/>
    <w:rsid w:val="002B1F38"/>
    <w:rsid w:val="002B39D9"/>
    <w:rsid w:val="002B6C55"/>
    <w:rsid w:val="002C029D"/>
    <w:rsid w:val="002C2BD4"/>
    <w:rsid w:val="002C2D9D"/>
    <w:rsid w:val="002C2ECE"/>
    <w:rsid w:val="002C3E04"/>
    <w:rsid w:val="002C6755"/>
    <w:rsid w:val="002C6BD7"/>
    <w:rsid w:val="002C7297"/>
    <w:rsid w:val="002D1506"/>
    <w:rsid w:val="002D1A01"/>
    <w:rsid w:val="002D1AD6"/>
    <w:rsid w:val="002D206E"/>
    <w:rsid w:val="002D2AAE"/>
    <w:rsid w:val="002D2BF2"/>
    <w:rsid w:val="002D2D13"/>
    <w:rsid w:val="002D2E6E"/>
    <w:rsid w:val="002D45A3"/>
    <w:rsid w:val="002D49E3"/>
    <w:rsid w:val="002D4FDB"/>
    <w:rsid w:val="002D59D2"/>
    <w:rsid w:val="002D6ED4"/>
    <w:rsid w:val="002E2FA1"/>
    <w:rsid w:val="002E42B2"/>
    <w:rsid w:val="002E5AA3"/>
    <w:rsid w:val="002F0480"/>
    <w:rsid w:val="002F04DE"/>
    <w:rsid w:val="002F1B27"/>
    <w:rsid w:val="002F214A"/>
    <w:rsid w:val="002F225B"/>
    <w:rsid w:val="002F23E5"/>
    <w:rsid w:val="002F2663"/>
    <w:rsid w:val="002F367C"/>
    <w:rsid w:val="002F3FFC"/>
    <w:rsid w:val="002F4BFB"/>
    <w:rsid w:val="002F51B5"/>
    <w:rsid w:val="002F7610"/>
    <w:rsid w:val="002F7B90"/>
    <w:rsid w:val="003007B2"/>
    <w:rsid w:val="00300DA2"/>
    <w:rsid w:val="00300FDA"/>
    <w:rsid w:val="00301417"/>
    <w:rsid w:val="0030176F"/>
    <w:rsid w:val="00303EAA"/>
    <w:rsid w:val="00305ABD"/>
    <w:rsid w:val="003060E2"/>
    <w:rsid w:val="00306BFB"/>
    <w:rsid w:val="00306E41"/>
    <w:rsid w:val="003074D6"/>
    <w:rsid w:val="00310CA8"/>
    <w:rsid w:val="003117D0"/>
    <w:rsid w:val="003122F2"/>
    <w:rsid w:val="003144ED"/>
    <w:rsid w:val="003152CC"/>
    <w:rsid w:val="0031629A"/>
    <w:rsid w:val="00316952"/>
    <w:rsid w:val="003211E2"/>
    <w:rsid w:val="00321AE8"/>
    <w:rsid w:val="003238ED"/>
    <w:rsid w:val="00324F6F"/>
    <w:rsid w:val="00325175"/>
    <w:rsid w:val="00327064"/>
    <w:rsid w:val="003277D2"/>
    <w:rsid w:val="0033262F"/>
    <w:rsid w:val="00332DA3"/>
    <w:rsid w:val="00334887"/>
    <w:rsid w:val="003354F5"/>
    <w:rsid w:val="003366F0"/>
    <w:rsid w:val="003374AC"/>
    <w:rsid w:val="003400B9"/>
    <w:rsid w:val="00340BAC"/>
    <w:rsid w:val="00340E15"/>
    <w:rsid w:val="003412BD"/>
    <w:rsid w:val="00341B14"/>
    <w:rsid w:val="00341C17"/>
    <w:rsid w:val="003428C2"/>
    <w:rsid w:val="003429B1"/>
    <w:rsid w:val="0034308D"/>
    <w:rsid w:val="0034317E"/>
    <w:rsid w:val="003434A6"/>
    <w:rsid w:val="00345B17"/>
    <w:rsid w:val="00346D07"/>
    <w:rsid w:val="00347317"/>
    <w:rsid w:val="003514BA"/>
    <w:rsid w:val="00352181"/>
    <w:rsid w:val="00353082"/>
    <w:rsid w:val="003537BA"/>
    <w:rsid w:val="0035422B"/>
    <w:rsid w:val="003542B8"/>
    <w:rsid w:val="00354690"/>
    <w:rsid w:val="0035540E"/>
    <w:rsid w:val="00355E47"/>
    <w:rsid w:val="00355E84"/>
    <w:rsid w:val="00356C7C"/>
    <w:rsid w:val="00356D6F"/>
    <w:rsid w:val="003574D9"/>
    <w:rsid w:val="0035795F"/>
    <w:rsid w:val="00357C94"/>
    <w:rsid w:val="00364149"/>
    <w:rsid w:val="003642D4"/>
    <w:rsid w:val="00365FC0"/>
    <w:rsid w:val="00366352"/>
    <w:rsid w:val="0037255A"/>
    <w:rsid w:val="0037462F"/>
    <w:rsid w:val="00374654"/>
    <w:rsid w:val="00374C12"/>
    <w:rsid w:val="00376334"/>
    <w:rsid w:val="00377446"/>
    <w:rsid w:val="00377EB6"/>
    <w:rsid w:val="00380AF0"/>
    <w:rsid w:val="003811CA"/>
    <w:rsid w:val="0038133D"/>
    <w:rsid w:val="00381F6E"/>
    <w:rsid w:val="00381FA1"/>
    <w:rsid w:val="00382241"/>
    <w:rsid w:val="00382D94"/>
    <w:rsid w:val="00384158"/>
    <w:rsid w:val="00385312"/>
    <w:rsid w:val="00385E2A"/>
    <w:rsid w:val="00387366"/>
    <w:rsid w:val="0038754C"/>
    <w:rsid w:val="0038797F"/>
    <w:rsid w:val="00387992"/>
    <w:rsid w:val="003906EE"/>
    <w:rsid w:val="00392E15"/>
    <w:rsid w:val="003933DE"/>
    <w:rsid w:val="00394179"/>
    <w:rsid w:val="003945CF"/>
    <w:rsid w:val="003955DB"/>
    <w:rsid w:val="00395D6E"/>
    <w:rsid w:val="00397172"/>
    <w:rsid w:val="00397655"/>
    <w:rsid w:val="003978F2"/>
    <w:rsid w:val="003A0785"/>
    <w:rsid w:val="003A1FE9"/>
    <w:rsid w:val="003A2200"/>
    <w:rsid w:val="003A2389"/>
    <w:rsid w:val="003A267A"/>
    <w:rsid w:val="003A2B1E"/>
    <w:rsid w:val="003A330D"/>
    <w:rsid w:val="003A3F59"/>
    <w:rsid w:val="003A41EB"/>
    <w:rsid w:val="003A550E"/>
    <w:rsid w:val="003A63E8"/>
    <w:rsid w:val="003A669D"/>
    <w:rsid w:val="003A7985"/>
    <w:rsid w:val="003B225C"/>
    <w:rsid w:val="003B2888"/>
    <w:rsid w:val="003B49F3"/>
    <w:rsid w:val="003B4AFE"/>
    <w:rsid w:val="003B506F"/>
    <w:rsid w:val="003B707B"/>
    <w:rsid w:val="003C0738"/>
    <w:rsid w:val="003C0749"/>
    <w:rsid w:val="003C0931"/>
    <w:rsid w:val="003C4046"/>
    <w:rsid w:val="003C53CD"/>
    <w:rsid w:val="003C5B33"/>
    <w:rsid w:val="003C5E96"/>
    <w:rsid w:val="003C7353"/>
    <w:rsid w:val="003C778D"/>
    <w:rsid w:val="003D00D3"/>
    <w:rsid w:val="003D16CD"/>
    <w:rsid w:val="003D1C52"/>
    <w:rsid w:val="003D2995"/>
    <w:rsid w:val="003D2BAF"/>
    <w:rsid w:val="003D3C65"/>
    <w:rsid w:val="003D40EC"/>
    <w:rsid w:val="003D4FD3"/>
    <w:rsid w:val="003D6DA4"/>
    <w:rsid w:val="003D6FE6"/>
    <w:rsid w:val="003D7BB6"/>
    <w:rsid w:val="003E11FC"/>
    <w:rsid w:val="003E16F4"/>
    <w:rsid w:val="003E1FFA"/>
    <w:rsid w:val="003E20A3"/>
    <w:rsid w:val="003E21FB"/>
    <w:rsid w:val="003E34F1"/>
    <w:rsid w:val="003E40A3"/>
    <w:rsid w:val="003E4CA4"/>
    <w:rsid w:val="003E57BF"/>
    <w:rsid w:val="003E6345"/>
    <w:rsid w:val="003F2054"/>
    <w:rsid w:val="003F220F"/>
    <w:rsid w:val="003F3AE6"/>
    <w:rsid w:val="003F4CF4"/>
    <w:rsid w:val="003F5165"/>
    <w:rsid w:val="003F58C2"/>
    <w:rsid w:val="003F5C23"/>
    <w:rsid w:val="003F74A3"/>
    <w:rsid w:val="003F771F"/>
    <w:rsid w:val="003F7748"/>
    <w:rsid w:val="00401951"/>
    <w:rsid w:val="00402D85"/>
    <w:rsid w:val="00403D3F"/>
    <w:rsid w:val="0040515E"/>
    <w:rsid w:val="00407535"/>
    <w:rsid w:val="00407CE2"/>
    <w:rsid w:val="0041062A"/>
    <w:rsid w:val="00411240"/>
    <w:rsid w:val="00411933"/>
    <w:rsid w:val="00411C5D"/>
    <w:rsid w:val="00413969"/>
    <w:rsid w:val="00413AA4"/>
    <w:rsid w:val="00414035"/>
    <w:rsid w:val="00414F3C"/>
    <w:rsid w:val="00416046"/>
    <w:rsid w:val="00416E18"/>
    <w:rsid w:val="004176FB"/>
    <w:rsid w:val="004240FB"/>
    <w:rsid w:val="00424204"/>
    <w:rsid w:val="00424B71"/>
    <w:rsid w:val="00424CD4"/>
    <w:rsid w:val="00425999"/>
    <w:rsid w:val="00426009"/>
    <w:rsid w:val="00426495"/>
    <w:rsid w:val="004265AE"/>
    <w:rsid w:val="0042698F"/>
    <w:rsid w:val="00430ACC"/>
    <w:rsid w:val="00435452"/>
    <w:rsid w:val="00437328"/>
    <w:rsid w:val="00440218"/>
    <w:rsid w:val="00440344"/>
    <w:rsid w:val="00440A9F"/>
    <w:rsid w:val="00440D06"/>
    <w:rsid w:val="0044138B"/>
    <w:rsid w:val="00442B6B"/>
    <w:rsid w:val="00443842"/>
    <w:rsid w:val="00443951"/>
    <w:rsid w:val="00444175"/>
    <w:rsid w:val="00444E82"/>
    <w:rsid w:val="00445241"/>
    <w:rsid w:val="004473D7"/>
    <w:rsid w:val="00447E73"/>
    <w:rsid w:val="00450472"/>
    <w:rsid w:val="00451D1C"/>
    <w:rsid w:val="004537E0"/>
    <w:rsid w:val="004551DA"/>
    <w:rsid w:val="00460BB9"/>
    <w:rsid w:val="004627A3"/>
    <w:rsid w:val="00462A1F"/>
    <w:rsid w:val="004633EF"/>
    <w:rsid w:val="00464902"/>
    <w:rsid w:val="00465B07"/>
    <w:rsid w:val="00465FE4"/>
    <w:rsid w:val="00467FA3"/>
    <w:rsid w:val="0047268E"/>
    <w:rsid w:val="00472A3E"/>
    <w:rsid w:val="00472AA2"/>
    <w:rsid w:val="00474B71"/>
    <w:rsid w:val="00474C32"/>
    <w:rsid w:val="00475005"/>
    <w:rsid w:val="004755F2"/>
    <w:rsid w:val="00477579"/>
    <w:rsid w:val="004806A0"/>
    <w:rsid w:val="004807D5"/>
    <w:rsid w:val="00481638"/>
    <w:rsid w:val="00482FE4"/>
    <w:rsid w:val="00483F7E"/>
    <w:rsid w:val="00486363"/>
    <w:rsid w:val="00486D20"/>
    <w:rsid w:val="004872E5"/>
    <w:rsid w:val="0049237C"/>
    <w:rsid w:val="00494BCC"/>
    <w:rsid w:val="00495D7E"/>
    <w:rsid w:val="004961CD"/>
    <w:rsid w:val="004A1637"/>
    <w:rsid w:val="004A3255"/>
    <w:rsid w:val="004A41E6"/>
    <w:rsid w:val="004A499B"/>
    <w:rsid w:val="004A561D"/>
    <w:rsid w:val="004A5FE2"/>
    <w:rsid w:val="004B0009"/>
    <w:rsid w:val="004B055F"/>
    <w:rsid w:val="004B1A06"/>
    <w:rsid w:val="004B30B6"/>
    <w:rsid w:val="004B3590"/>
    <w:rsid w:val="004B3E1F"/>
    <w:rsid w:val="004C0456"/>
    <w:rsid w:val="004C056B"/>
    <w:rsid w:val="004C0B29"/>
    <w:rsid w:val="004C0F84"/>
    <w:rsid w:val="004C1348"/>
    <w:rsid w:val="004C2208"/>
    <w:rsid w:val="004C234D"/>
    <w:rsid w:val="004C2EE0"/>
    <w:rsid w:val="004C3403"/>
    <w:rsid w:val="004C5ECB"/>
    <w:rsid w:val="004C649D"/>
    <w:rsid w:val="004D177D"/>
    <w:rsid w:val="004D2BAC"/>
    <w:rsid w:val="004D5948"/>
    <w:rsid w:val="004D690F"/>
    <w:rsid w:val="004D7273"/>
    <w:rsid w:val="004D7C74"/>
    <w:rsid w:val="004D7E3B"/>
    <w:rsid w:val="004E01D1"/>
    <w:rsid w:val="004E1379"/>
    <w:rsid w:val="004E2CB2"/>
    <w:rsid w:val="004E3066"/>
    <w:rsid w:val="004E312B"/>
    <w:rsid w:val="004E3493"/>
    <w:rsid w:val="004E48DA"/>
    <w:rsid w:val="004E6636"/>
    <w:rsid w:val="004E75AA"/>
    <w:rsid w:val="004E76E0"/>
    <w:rsid w:val="004F086B"/>
    <w:rsid w:val="004F0FC3"/>
    <w:rsid w:val="004F13EF"/>
    <w:rsid w:val="004F2759"/>
    <w:rsid w:val="004F2C8A"/>
    <w:rsid w:val="004F2F4B"/>
    <w:rsid w:val="004F3666"/>
    <w:rsid w:val="004F3BA7"/>
    <w:rsid w:val="004F613B"/>
    <w:rsid w:val="005018CD"/>
    <w:rsid w:val="00501A2C"/>
    <w:rsid w:val="00501EC7"/>
    <w:rsid w:val="00502A44"/>
    <w:rsid w:val="00502D1F"/>
    <w:rsid w:val="00505C15"/>
    <w:rsid w:val="0050633C"/>
    <w:rsid w:val="00506EE5"/>
    <w:rsid w:val="005077DE"/>
    <w:rsid w:val="0050786A"/>
    <w:rsid w:val="005116A9"/>
    <w:rsid w:val="00511846"/>
    <w:rsid w:val="00511865"/>
    <w:rsid w:val="00511EFF"/>
    <w:rsid w:val="00512478"/>
    <w:rsid w:val="005130DD"/>
    <w:rsid w:val="00514545"/>
    <w:rsid w:val="00514614"/>
    <w:rsid w:val="0051690C"/>
    <w:rsid w:val="0051721E"/>
    <w:rsid w:val="00517F27"/>
    <w:rsid w:val="00520C9E"/>
    <w:rsid w:val="0052434C"/>
    <w:rsid w:val="00524F84"/>
    <w:rsid w:val="005253DC"/>
    <w:rsid w:val="00525CFE"/>
    <w:rsid w:val="0052614C"/>
    <w:rsid w:val="00526A2D"/>
    <w:rsid w:val="00526AF3"/>
    <w:rsid w:val="005302FF"/>
    <w:rsid w:val="005307B5"/>
    <w:rsid w:val="00530E49"/>
    <w:rsid w:val="0053185F"/>
    <w:rsid w:val="00531E7C"/>
    <w:rsid w:val="00532108"/>
    <w:rsid w:val="0053254D"/>
    <w:rsid w:val="005325C6"/>
    <w:rsid w:val="00532BCC"/>
    <w:rsid w:val="0053610D"/>
    <w:rsid w:val="00536457"/>
    <w:rsid w:val="00537308"/>
    <w:rsid w:val="00540914"/>
    <w:rsid w:val="00542542"/>
    <w:rsid w:val="00542CFC"/>
    <w:rsid w:val="00543A99"/>
    <w:rsid w:val="00544876"/>
    <w:rsid w:val="005465B2"/>
    <w:rsid w:val="0055054B"/>
    <w:rsid w:val="00552369"/>
    <w:rsid w:val="005524A5"/>
    <w:rsid w:val="005526B0"/>
    <w:rsid w:val="00552EDA"/>
    <w:rsid w:val="00552F0D"/>
    <w:rsid w:val="0055384A"/>
    <w:rsid w:val="00553C37"/>
    <w:rsid w:val="00554507"/>
    <w:rsid w:val="005556DF"/>
    <w:rsid w:val="0055572F"/>
    <w:rsid w:val="00557913"/>
    <w:rsid w:val="00560265"/>
    <w:rsid w:val="005609A0"/>
    <w:rsid w:val="00563BD4"/>
    <w:rsid w:val="005659BF"/>
    <w:rsid w:val="005668C7"/>
    <w:rsid w:val="005679C1"/>
    <w:rsid w:val="00567D2E"/>
    <w:rsid w:val="005711C9"/>
    <w:rsid w:val="005712E0"/>
    <w:rsid w:val="00572255"/>
    <w:rsid w:val="00573C47"/>
    <w:rsid w:val="00573D25"/>
    <w:rsid w:val="00574B43"/>
    <w:rsid w:val="005758B7"/>
    <w:rsid w:val="00575A86"/>
    <w:rsid w:val="00575C80"/>
    <w:rsid w:val="005771D3"/>
    <w:rsid w:val="005803F4"/>
    <w:rsid w:val="0058089A"/>
    <w:rsid w:val="00581CBE"/>
    <w:rsid w:val="00581E2D"/>
    <w:rsid w:val="00582BF1"/>
    <w:rsid w:val="00584885"/>
    <w:rsid w:val="00584D67"/>
    <w:rsid w:val="005865B9"/>
    <w:rsid w:val="00586844"/>
    <w:rsid w:val="00587ADB"/>
    <w:rsid w:val="00591A75"/>
    <w:rsid w:val="005946D8"/>
    <w:rsid w:val="00594EDD"/>
    <w:rsid w:val="00594FD1"/>
    <w:rsid w:val="00597325"/>
    <w:rsid w:val="005A0257"/>
    <w:rsid w:val="005A288D"/>
    <w:rsid w:val="005A2CBE"/>
    <w:rsid w:val="005A5AE8"/>
    <w:rsid w:val="005A6428"/>
    <w:rsid w:val="005A6A08"/>
    <w:rsid w:val="005B0008"/>
    <w:rsid w:val="005B056F"/>
    <w:rsid w:val="005B124A"/>
    <w:rsid w:val="005B1997"/>
    <w:rsid w:val="005B2418"/>
    <w:rsid w:val="005B299A"/>
    <w:rsid w:val="005B2A95"/>
    <w:rsid w:val="005B2BCA"/>
    <w:rsid w:val="005B4D57"/>
    <w:rsid w:val="005B4F35"/>
    <w:rsid w:val="005B55C3"/>
    <w:rsid w:val="005B5624"/>
    <w:rsid w:val="005B746F"/>
    <w:rsid w:val="005B7D05"/>
    <w:rsid w:val="005C0DA9"/>
    <w:rsid w:val="005C1DD7"/>
    <w:rsid w:val="005C243D"/>
    <w:rsid w:val="005C3E14"/>
    <w:rsid w:val="005C4245"/>
    <w:rsid w:val="005C42C5"/>
    <w:rsid w:val="005C5149"/>
    <w:rsid w:val="005C6E99"/>
    <w:rsid w:val="005C7785"/>
    <w:rsid w:val="005C7DA2"/>
    <w:rsid w:val="005D232E"/>
    <w:rsid w:val="005D27FE"/>
    <w:rsid w:val="005D2F48"/>
    <w:rsid w:val="005D302D"/>
    <w:rsid w:val="005D4375"/>
    <w:rsid w:val="005D7938"/>
    <w:rsid w:val="005D7C9E"/>
    <w:rsid w:val="005D7EFD"/>
    <w:rsid w:val="005E0EDE"/>
    <w:rsid w:val="005E1DF1"/>
    <w:rsid w:val="005E3594"/>
    <w:rsid w:val="005E35D7"/>
    <w:rsid w:val="005E622E"/>
    <w:rsid w:val="005E63D1"/>
    <w:rsid w:val="005E6DE0"/>
    <w:rsid w:val="005E7779"/>
    <w:rsid w:val="005E7996"/>
    <w:rsid w:val="005E7F03"/>
    <w:rsid w:val="005E7F96"/>
    <w:rsid w:val="005F00E9"/>
    <w:rsid w:val="005F140D"/>
    <w:rsid w:val="005F19C2"/>
    <w:rsid w:val="005F1AAA"/>
    <w:rsid w:val="005F1DEF"/>
    <w:rsid w:val="005F23C4"/>
    <w:rsid w:val="005F2669"/>
    <w:rsid w:val="005F375D"/>
    <w:rsid w:val="005F3A04"/>
    <w:rsid w:val="005F3D02"/>
    <w:rsid w:val="005F3FAC"/>
    <w:rsid w:val="005F4EBB"/>
    <w:rsid w:val="005F664C"/>
    <w:rsid w:val="005F689D"/>
    <w:rsid w:val="00600115"/>
    <w:rsid w:val="00600C63"/>
    <w:rsid w:val="006013B0"/>
    <w:rsid w:val="006026BE"/>
    <w:rsid w:val="006029B4"/>
    <w:rsid w:val="00604B34"/>
    <w:rsid w:val="00605366"/>
    <w:rsid w:val="006054F5"/>
    <w:rsid w:val="006055B7"/>
    <w:rsid w:val="00605BD9"/>
    <w:rsid w:val="00606737"/>
    <w:rsid w:val="00607992"/>
    <w:rsid w:val="006107E2"/>
    <w:rsid w:val="00611028"/>
    <w:rsid w:val="00611029"/>
    <w:rsid w:val="0061108D"/>
    <w:rsid w:val="00613067"/>
    <w:rsid w:val="006146DA"/>
    <w:rsid w:val="006151ED"/>
    <w:rsid w:val="0061719A"/>
    <w:rsid w:val="006205B7"/>
    <w:rsid w:val="00621AC0"/>
    <w:rsid w:val="00621B17"/>
    <w:rsid w:val="00622FD4"/>
    <w:rsid w:val="00623137"/>
    <w:rsid w:val="006245BF"/>
    <w:rsid w:val="006256B6"/>
    <w:rsid w:val="00627816"/>
    <w:rsid w:val="006279C4"/>
    <w:rsid w:val="00627C7C"/>
    <w:rsid w:val="006301D4"/>
    <w:rsid w:val="006301F0"/>
    <w:rsid w:val="00630612"/>
    <w:rsid w:val="00632344"/>
    <w:rsid w:val="006348B8"/>
    <w:rsid w:val="00635448"/>
    <w:rsid w:val="00635918"/>
    <w:rsid w:val="00635F7E"/>
    <w:rsid w:val="0063614A"/>
    <w:rsid w:val="006362DE"/>
    <w:rsid w:val="00636837"/>
    <w:rsid w:val="006407EA"/>
    <w:rsid w:val="0064119C"/>
    <w:rsid w:val="00641BA0"/>
    <w:rsid w:val="00642F1B"/>
    <w:rsid w:val="00643FDA"/>
    <w:rsid w:val="006459C4"/>
    <w:rsid w:val="00650402"/>
    <w:rsid w:val="00650843"/>
    <w:rsid w:val="0065148C"/>
    <w:rsid w:val="00651D3B"/>
    <w:rsid w:val="00653269"/>
    <w:rsid w:val="00653E89"/>
    <w:rsid w:val="00654DE7"/>
    <w:rsid w:val="0065543E"/>
    <w:rsid w:val="00655B6D"/>
    <w:rsid w:val="00655DE3"/>
    <w:rsid w:val="00664ACE"/>
    <w:rsid w:val="00664B2C"/>
    <w:rsid w:val="00664F78"/>
    <w:rsid w:val="00665594"/>
    <w:rsid w:val="00665B80"/>
    <w:rsid w:val="00666359"/>
    <w:rsid w:val="00666636"/>
    <w:rsid w:val="00670194"/>
    <w:rsid w:val="006704E3"/>
    <w:rsid w:val="00670B14"/>
    <w:rsid w:val="00672992"/>
    <w:rsid w:val="00673199"/>
    <w:rsid w:val="0067551E"/>
    <w:rsid w:val="00676BEC"/>
    <w:rsid w:val="00677CF8"/>
    <w:rsid w:val="00677DEE"/>
    <w:rsid w:val="0068010D"/>
    <w:rsid w:val="006837C7"/>
    <w:rsid w:val="006837EF"/>
    <w:rsid w:val="00683B2C"/>
    <w:rsid w:val="00686566"/>
    <w:rsid w:val="00691CD7"/>
    <w:rsid w:val="00691D56"/>
    <w:rsid w:val="00692D82"/>
    <w:rsid w:val="00693DD9"/>
    <w:rsid w:val="006941CC"/>
    <w:rsid w:val="0069568F"/>
    <w:rsid w:val="00695EE8"/>
    <w:rsid w:val="00696596"/>
    <w:rsid w:val="006A15D2"/>
    <w:rsid w:val="006A21C4"/>
    <w:rsid w:val="006A31BA"/>
    <w:rsid w:val="006A38AB"/>
    <w:rsid w:val="006A3A16"/>
    <w:rsid w:val="006A3D59"/>
    <w:rsid w:val="006A469E"/>
    <w:rsid w:val="006A4FF0"/>
    <w:rsid w:val="006A5208"/>
    <w:rsid w:val="006A562D"/>
    <w:rsid w:val="006A63A4"/>
    <w:rsid w:val="006A66ED"/>
    <w:rsid w:val="006A6E17"/>
    <w:rsid w:val="006A7FEB"/>
    <w:rsid w:val="006B0E0D"/>
    <w:rsid w:val="006B1013"/>
    <w:rsid w:val="006B15B5"/>
    <w:rsid w:val="006B22CF"/>
    <w:rsid w:val="006B2739"/>
    <w:rsid w:val="006B6B43"/>
    <w:rsid w:val="006B7F9A"/>
    <w:rsid w:val="006C0B37"/>
    <w:rsid w:val="006C1183"/>
    <w:rsid w:val="006C2279"/>
    <w:rsid w:val="006C2552"/>
    <w:rsid w:val="006C2BF1"/>
    <w:rsid w:val="006C2E21"/>
    <w:rsid w:val="006C389E"/>
    <w:rsid w:val="006C5FDA"/>
    <w:rsid w:val="006D0B42"/>
    <w:rsid w:val="006D0B8F"/>
    <w:rsid w:val="006D0E95"/>
    <w:rsid w:val="006D3197"/>
    <w:rsid w:val="006D462E"/>
    <w:rsid w:val="006D52B0"/>
    <w:rsid w:val="006D54B5"/>
    <w:rsid w:val="006D734B"/>
    <w:rsid w:val="006D74AA"/>
    <w:rsid w:val="006E06D1"/>
    <w:rsid w:val="006E12EF"/>
    <w:rsid w:val="006E1403"/>
    <w:rsid w:val="006E1A2D"/>
    <w:rsid w:val="006E208D"/>
    <w:rsid w:val="006E24E3"/>
    <w:rsid w:val="006E2CC9"/>
    <w:rsid w:val="006E53C7"/>
    <w:rsid w:val="006E70D0"/>
    <w:rsid w:val="006E7F8F"/>
    <w:rsid w:val="006F0188"/>
    <w:rsid w:val="006F10F3"/>
    <w:rsid w:val="006F223A"/>
    <w:rsid w:val="006F2582"/>
    <w:rsid w:val="006F2DAE"/>
    <w:rsid w:val="006F41D2"/>
    <w:rsid w:val="006F468F"/>
    <w:rsid w:val="006F4FB0"/>
    <w:rsid w:val="006F776C"/>
    <w:rsid w:val="006F7AB4"/>
    <w:rsid w:val="00700234"/>
    <w:rsid w:val="007024E0"/>
    <w:rsid w:val="00703151"/>
    <w:rsid w:val="00703941"/>
    <w:rsid w:val="00705DE9"/>
    <w:rsid w:val="00705E3C"/>
    <w:rsid w:val="00705FEA"/>
    <w:rsid w:val="007061BB"/>
    <w:rsid w:val="007061DB"/>
    <w:rsid w:val="007063B5"/>
    <w:rsid w:val="00706F27"/>
    <w:rsid w:val="00710B96"/>
    <w:rsid w:val="00714981"/>
    <w:rsid w:val="00715F88"/>
    <w:rsid w:val="00716CDD"/>
    <w:rsid w:val="00717661"/>
    <w:rsid w:val="00717870"/>
    <w:rsid w:val="00720414"/>
    <w:rsid w:val="007205C3"/>
    <w:rsid w:val="0072105B"/>
    <w:rsid w:val="007246C0"/>
    <w:rsid w:val="00725318"/>
    <w:rsid w:val="007314C3"/>
    <w:rsid w:val="00731E82"/>
    <w:rsid w:val="00732A73"/>
    <w:rsid w:val="0073341F"/>
    <w:rsid w:val="00733D3A"/>
    <w:rsid w:val="0073602A"/>
    <w:rsid w:val="00737889"/>
    <w:rsid w:val="00737FAB"/>
    <w:rsid w:val="007424C9"/>
    <w:rsid w:val="0074278C"/>
    <w:rsid w:val="00743353"/>
    <w:rsid w:val="00743FF2"/>
    <w:rsid w:val="0074410A"/>
    <w:rsid w:val="00744701"/>
    <w:rsid w:val="00744D9E"/>
    <w:rsid w:val="00745022"/>
    <w:rsid w:val="007459A6"/>
    <w:rsid w:val="00751A9F"/>
    <w:rsid w:val="0075288F"/>
    <w:rsid w:val="00753C32"/>
    <w:rsid w:val="00754A9F"/>
    <w:rsid w:val="0075799C"/>
    <w:rsid w:val="00761892"/>
    <w:rsid w:val="00762088"/>
    <w:rsid w:val="00765533"/>
    <w:rsid w:val="00766216"/>
    <w:rsid w:val="007665EF"/>
    <w:rsid w:val="00766AE9"/>
    <w:rsid w:val="00767C78"/>
    <w:rsid w:val="00767D50"/>
    <w:rsid w:val="00770437"/>
    <w:rsid w:val="00773426"/>
    <w:rsid w:val="0077588E"/>
    <w:rsid w:val="00776182"/>
    <w:rsid w:val="0077632E"/>
    <w:rsid w:val="00776485"/>
    <w:rsid w:val="007769CC"/>
    <w:rsid w:val="00777B74"/>
    <w:rsid w:val="00777F93"/>
    <w:rsid w:val="007810A5"/>
    <w:rsid w:val="00782AFB"/>
    <w:rsid w:val="007837AA"/>
    <w:rsid w:val="0078394F"/>
    <w:rsid w:val="00783FA9"/>
    <w:rsid w:val="00785194"/>
    <w:rsid w:val="00785BDB"/>
    <w:rsid w:val="00785C17"/>
    <w:rsid w:val="00790F22"/>
    <w:rsid w:val="007914D1"/>
    <w:rsid w:val="007916E8"/>
    <w:rsid w:val="0079273B"/>
    <w:rsid w:val="00792AAA"/>
    <w:rsid w:val="00792BE3"/>
    <w:rsid w:val="00794C06"/>
    <w:rsid w:val="00795EC0"/>
    <w:rsid w:val="00796017"/>
    <w:rsid w:val="007969FA"/>
    <w:rsid w:val="007A0305"/>
    <w:rsid w:val="007A253A"/>
    <w:rsid w:val="007A2A47"/>
    <w:rsid w:val="007A3765"/>
    <w:rsid w:val="007A4532"/>
    <w:rsid w:val="007A4EB5"/>
    <w:rsid w:val="007A69F4"/>
    <w:rsid w:val="007A78CB"/>
    <w:rsid w:val="007B1C22"/>
    <w:rsid w:val="007B3EB9"/>
    <w:rsid w:val="007B41DE"/>
    <w:rsid w:val="007B4C2F"/>
    <w:rsid w:val="007B50CF"/>
    <w:rsid w:val="007B651E"/>
    <w:rsid w:val="007B75F7"/>
    <w:rsid w:val="007B7FA7"/>
    <w:rsid w:val="007C11AE"/>
    <w:rsid w:val="007C3671"/>
    <w:rsid w:val="007C382C"/>
    <w:rsid w:val="007C5457"/>
    <w:rsid w:val="007D13A8"/>
    <w:rsid w:val="007D13D6"/>
    <w:rsid w:val="007D2533"/>
    <w:rsid w:val="007D2E33"/>
    <w:rsid w:val="007D2F04"/>
    <w:rsid w:val="007D356C"/>
    <w:rsid w:val="007D3D9B"/>
    <w:rsid w:val="007D4DAE"/>
    <w:rsid w:val="007D5AD5"/>
    <w:rsid w:val="007D6989"/>
    <w:rsid w:val="007D758C"/>
    <w:rsid w:val="007E13CF"/>
    <w:rsid w:val="007E1B52"/>
    <w:rsid w:val="007E1B6E"/>
    <w:rsid w:val="007E2896"/>
    <w:rsid w:val="007E2C08"/>
    <w:rsid w:val="007E3356"/>
    <w:rsid w:val="007E57EA"/>
    <w:rsid w:val="007E60CF"/>
    <w:rsid w:val="007E6490"/>
    <w:rsid w:val="007F118F"/>
    <w:rsid w:val="007F125E"/>
    <w:rsid w:val="007F2C52"/>
    <w:rsid w:val="007F547B"/>
    <w:rsid w:val="007F691F"/>
    <w:rsid w:val="007F69E4"/>
    <w:rsid w:val="007F6C99"/>
    <w:rsid w:val="007F7115"/>
    <w:rsid w:val="007F713E"/>
    <w:rsid w:val="007F7B18"/>
    <w:rsid w:val="0080173C"/>
    <w:rsid w:val="00803015"/>
    <w:rsid w:val="00803241"/>
    <w:rsid w:val="008036D3"/>
    <w:rsid w:val="008056EC"/>
    <w:rsid w:val="0080582C"/>
    <w:rsid w:val="00806C3C"/>
    <w:rsid w:val="00806F23"/>
    <w:rsid w:val="00807D06"/>
    <w:rsid w:val="00811A72"/>
    <w:rsid w:val="00812BEF"/>
    <w:rsid w:val="00814B8C"/>
    <w:rsid w:val="00814FE4"/>
    <w:rsid w:val="008162E2"/>
    <w:rsid w:val="008177AC"/>
    <w:rsid w:val="00820D58"/>
    <w:rsid w:val="008213F2"/>
    <w:rsid w:val="008225FD"/>
    <w:rsid w:val="00824B12"/>
    <w:rsid w:val="00825765"/>
    <w:rsid w:val="00825E0B"/>
    <w:rsid w:val="008315E3"/>
    <w:rsid w:val="00831965"/>
    <w:rsid w:val="00831E5B"/>
    <w:rsid w:val="00832800"/>
    <w:rsid w:val="0083447D"/>
    <w:rsid w:val="00835F36"/>
    <w:rsid w:val="00837301"/>
    <w:rsid w:val="00837984"/>
    <w:rsid w:val="00841A6B"/>
    <w:rsid w:val="00843756"/>
    <w:rsid w:val="008442AF"/>
    <w:rsid w:val="008446B2"/>
    <w:rsid w:val="00844A93"/>
    <w:rsid w:val="00844D06"/>
    <w:rsid w:val="00845395"/>
    <w:rsid w:val="00847891"/>
    <w:rsid w:val="0085065E"/>
    <w:rsid w:val="00852EEE"/>
    <w:rsid w:val="008535FC"/>
    <w:rsid w:val="00854751"/>
    <w:rsid w:val="00855DC5"/>
    <w:rsid w:val="008561B3"/>
    <w:rsid w:val="0085679A"/>
    <w:rsid w:val="0085716C"/>
    <w:rsid w:val="00860849"/>
    <w:rsid w:val="00861735"/>
    <w:rsid w:val="0086280A"/>
    <w:rsid w:val="00863009"/>
    <w:rsid w:val="00865315"/>
    <w:rsid w:val="00865EBF"/>
    <w:rsid w:val="00867235"/>
    <w:rsid w:val="00867AD4"/>
    <w:rsid w:val="0087054E"/>
    <w:rsid w:val="0087080B"/>
    <w:rsid w:val="008711E7"/>
    <w:rsid w:val="008722E3"/>
    <w:rsid w:val="008733DD"/>
    <w:rsid w:val="00873DA8"/>
    <w:rsid w:val="008740AB"/>
    <w:rsid w:val="00874E7D"/>
    <w:rsid w:val="00875F99"/>
    <w:rsid w:val="00876545"/>
    <w:rsid w:val="00877072"/>
    <w:rsid w:val="00880CC8"/>
    <w:rsid w:val="00881C94"/>
    <w:rsid w:val="00882A68"/>
    <w:rsid w:val="00883999"/>
    <w:rsid w:val="008840D4"/>
    <w:rsid w:val="00884AF2"/>
    <w:rsid w:val="00885A71"/>
    <w:rsid w:val="008860ED"/>
    <w:rsid w:val="008874CB"/>
    <w:rsid w:val="0089186A"/>
    <w:rsid w:val="008926CC"/>
    <w:rsid w:val="00892749"/>
    <w:rsid w:val="00892F1D"/>
    <w:rsid w:val="008934FE"/>
    <w:rsid w:val="008935FF"/>
    <w:rsid w:val="00893ADC"/>
    <w:rsid w:val="00894C1B"/>
    <w:rsid w:val="008963D7"/>
    <w:rsid w:val="00896A84"/>
    <w:rsid w:val="00897C34"/>
    <w:rsid w:val="00897F8C"/>
    <w:rsid w:val="008A0D0B"/>
    <w:rsid w:val="008A30A4"/>
    <w:rsid w:val="008A371A"/>
    <w:rsid w:val="008A3CA8"/>
    <w:rsid w:val="008A3CF7"/>
    <w:rsid w:val="008A51AA"/>
    <w:rsid w:val="008A544B"/>
    <w:rsid w:val="008A6D23"/>
    <w:rsid w:val="008A7365"/>
    <w:rsid w:val="008A772B"/>
    <w:rsid w:val="008A7E86"/>
    <w:rsid w:val="008B2436"/>
    <w:rsid w:val="008B2D88"/>
    <w:rsid w:val="008B4174"/>
    <w:rsid w:val="008B4451"/>
    <w:rsid w:val="008B5132"/>
    <w:rsid w:val="008B60CA"/>
    <w:rsid w:val="008C12B4"/>
    <w:rsid w:val="008C199D"/>
    <w:rsid w:val="008C273B"/>
    <w:rsid w:val="008C2D1A"/>
    <w:rsid w:val="008C3680"/>
    <w:rsid w:val="008C6192"/>
    <w:rsid w:val="008C6707"/>
    <w:rsid w:val="008C7576"/>
    <w:rsid w:val="008D08AD"/>
    <w:rsid w:val="008D0CA8"/>
    <w:rsid w:val="008D303B"/>
    <w:rsid w:val="008D390A"/>
    <w:rsid w:val="008D4D02"/>
    <w:rsid w:val="008D56AC"/>
    <w:rsid w:val="008D5800"/>
    <w:rsid w:val="008D6E54"/>
    <w:rsid w:val="008D7804"/>
    <w:rsid w:val="008E035A"/>
    <w:rsid w:val="008E19E8"/>
    <w:rsid w:val="008E1CBC"/>
    <w:rsid w:val="008E262C"/>
    <w:rsid w:val="008E2915"/>
    <w:rsid w:val="008E38E8"/>
    <w:rsid w:val="008E45BF"/>
    <w:rsid w:val="008E4AFC"/>
    <w:rsid w:val="008E65E6"/>
    <w:rsid w:val="008F2C19"/>
    <w:rsid w:val="008F57A8"/>
    <w:rsid w:val="00900779"/>
    <w:rsid w:val="00901B54"/>
    <w:rsid w:val="00904BB6"/>
    <w:rsid w:val="00905D49"/>
    <w:rsid w:val="00906D71"/>
    <w:rsid w:val="00907A09"/>
    <w:rsid w:val="009126C9"/>
    <w:rsid w:val="00913D95"/>
    <w:rsid w:val="00915EB3"/>
    <w:rsid w:val="00916C0D"/>
    <w:rsid w:val="00917148"/>
    <w:rsid w:val="00917C40"/>
    <w:rsid w:val="00917E2F"/>
    <w:rsid w:val="00920A1F"/>
    <w:rsid w:val="0092131A"/>
    <w:rsid w:val="00921935"/>
    <w:rsid w:val="00923F65"/>
    <w:rsid w:val="00925E04"/>
    <w:rsid w:val="00926DB3"/>
    <w:rsid w:val="009303EB"/>
    <w:rsid w:val="009306C3"/>
    <w:rsid w:val="009321C4"/>
    <w:rsid w:val="00932868"/>
    <w:rsid w:val="009345F9"/>
    <w:rsid w:val="0093751C"/>
    <w:rsid w:val="009409A7"/>
    <w:rsid w:val="00941028"/>
    <w:rsid w:val="00941CA8"/>
    <w:rsid w:val="00942F9F"/>
    <w:rsid w:val="00943BAA"/>
    <w:rsid w:val="00943E3A"/>
    <w:rsid w:val="009447A9"/>
    <w:rsid w:val="00946D2A"/>
    <w:rsid w:val="009500EB"/>
    <w:rsid w:val="0095011B"/>
    <w:rsid w:val="00950904"/>
    <w:rsid w:val="00950E18"/>
    <w:rsid w:val="0095118F"/>
    <w:rsid w:val="00953A8D"/>
    <w:rsid w:val="00953FF5"/>
    <w:rsid w:val="0095457A"/>
    <w:rsid w:val="00954F56"/>
    <w:rsid w:val="009554C3"/>
    <w:rsid w:val="00956315"/>
    <w:rsid w:val="0095657F"/>
    <w:rsid w:val="009577CB"/>
    <w:rsid w:val="00961B65"/>
    <w:rsid w:val="00962F66"/>
    <w:rsid w:val="00963EC4"/>
    <w:rsid w:val="0096572C"/>
    <w:rsid w:val="00965989"/>
    <w:rsid w:val="0096695C"/>
    <w:rsid w:val="009703D9"/>
    <w:rsid w:val="00970A7B"/>
    <w:rsid w:val="00970F10"/>
    <w:rsid w:val="00970FFC"/>
    <w:rsid w:val="00971A02"/>
    <w:rsid w:val="00972C43"/>
    <w:rsid w:val="00973F7A"/>
    <w:rsid w:val="00974563"/>
    <w:rsid w:val="009757E9"/>
    <w:rsid w:val="00975E27"/>
    <w:rsid w:val="0097655E"/>
    <w:rsid w:val="00976738"/>
    <w:rsid w:val="009770C3"/>
    <w:rsid w:val="00980694"/>
    <w:rsid w:val="00980C36"/>
    <w:rsid w:val="00980EC9"/>
    <w:rsid w:val="00981466"/>
    <w:rsid w:val="0098163E"/>
    <w:rsid w:val="00982E06"/>
    <w:rsid w:val="009832B1"/>
    <w:rsid w:val="00984BA3"/>
    <w:rsid w:val="009857A9"/>
    <w:rsid w:val="0098704C"/>
    <w:rsid w:val="00987504"/>
    <w:rsid w:val="009917EA"/>
    <w:rsid w:val="00991B9A"/>
    <w:rsid w:val="009953CA"/>
    <w:rsid w:val="00996F78"/>
    <w:rsid w:val="00997206"/>
    <w:rsid w:val="009A0077"/>
    <w:rsid w:val="009A04E3"/>
    <w:rsid w:val="009A1112"/>
    <w:rsid w:val="009A465A"/>
    <w:rsid w:val="009A5085"/>
    <w:rsid w:val="009A5A4A"/>
    <w:rsid w:val="009A638F"/>
    <w:rsid w:val="009A7A34"/>
    <w:rsid w:val="009B36C9"/>
    <w:rsid w:val="009B3753"/>
    <w:rsid w:val="009B4C4A"/>
    <w:rsid w:val="009B55B1"/>
    <w:rsid w:val="009B57EB"/>
    <w:rsid w:val="009B61EF"/>
    <w:rsid w:val="009B65A1"/>
    <w:rsid w:val="009B7E38"/>
    <w:rsid w:val="009C02AF"/>
    <w:rsid w:val="009C08DB"/>
    <w:rsid w:val="009C0DF7"/>
    <w:rsid w:val="009C16D2"/>
    <w:rsid w:val="009C18E1"/>
    <w:rsid w:val="009C27BA"/>
    <w:rsid w:val="009C40DB"/>
    <w:rsid w:val="009C53C7"/>
    <w:rsid w:val="009C55A6"/>
    <w:rsid w:val="009C76E5"/>
    <w:rsid w:val="009C7711"/>
    <w:rsid w:val="009D0071"/>
    <w:rsid w:val="009D0B5F"/>
    <w:rsid w:val="009D1620"/>
    <w:rsid w:val="009D6D70"/>
    <w:rsid w:val="009D711F"/>
    <w:rsid w:val="009D7304"/>
    <w:rsid w:val="009E0991"/>
    <w:rsid w:val="009E2FF3"/>
    <w:rsid w:val="009E44D8"/>
    <w:rsid w:val="009E5198"/>
    <w:rsid w:val="009E54C4"/>
    <w:rsid w:val="009E6DBC"/>
    <w:rsid w:val="009E719F"/>
    <w:rsid w:val="009E76A3"/>
    <w:rsid w:val="009E7BE9"/>
    <w:rsid w:val="009F03B6"/>
    <w:rsid w:val="009F0B66"/>
    <w:rsid w:val="009F0C54"/>
    <w:rsid w:val="009F0DD1"/>
    <w:rsid w:val="009F2951"/>
    <w:rsid w:val="009F2FC3"/>
    <w:rsid w:val="009F5163"/>
    <w:rsid w:val="009F5DE7"/>
    <w:rsid w:val="009F5E82"/>
    <w:rsid w:val="009F6908"/>
    <w:rsid w:val="009F6A94"/>
    <w:rsid w:val="009F6AC9"/>
    <w:rsid w:val="009F6B0B"/>
    <w:rsid w:val="009F7280"/>
    <w:rsid w:val="009F78AB"/>
    <w:rsid w:val="009F79B2"/>
    <w:rsid w:val="009F7C05"/>
    <w:rsid w:val="00A004A3"/>
    <w:rsid w:val="00A0068C"/>
    <w:rsid w:val="00A00A3D"/>
    <w:rsid w:val="00A01543"/>
    <w:rsid w:val="00A01679"/>
    <w:rsid w:val="00A0214C"/>
    <w:rsid w:val="00A02D0E"/>
    <w:rsid w:val="00A02F77"/>
    <w:rsid w:val="00A03D8C"/>
    <w:rsid w:val="00A04928"/>
    <w:rsid w:val="00A04A0E"/>
    <w:rsid w:val="00A04C5C"/>
    <w:rsid w:val="00A04DC5"/>
    <w:rsid w:val="00A06144"/>
    <w:rsid w:val="00A075FC"/>
    <w:rsid w:val="00A11E80"/>
    <w:rsid w:val="00A1205E"/>
    <w:rsid w:val="00A124D3"/>
    <w:rsid w:val="00A125E8"/>
    <w:rsid w:val="00A12E3E"/>
    <w:rsid w:val="00A12FA6"/>
    <w:rsid w:val="00A13759"/>
    <w:rsid w:val="00A155E7"/>
    <w:rsid w:val="00A160B6"/>
    <w:rsid w:val="00A17829"/>
    <w:rsid w:val="00A2056D"/>
    <w:rsid w:val="00A208F6"/>
    <w:rsid w:val="00A2146D"/>
    <w:rsid w:val="00A2247A"/>
    <w:rsid w:val="00A22EB2"/>
    <w:rsid w:val="00A238DC"/>
    <w:rsid w:val="00A23943"/>
    <w:rsid w:val="00A25200"/>
    <w:rsid w:val="00A25CC4"/>
    <w:rsid w:val="00A25FE9"/>
    <w:rsid w:val="00A26347"/>
    <w:rsid w:val="00A2642F"/>
    <w:rsid w:val="00A26815"/>
    <w:rsid w:val="00A271E7"/>
    <w:rsid w:val="00A30086"/>
    <w:rsid w:val="00A31BC8"/>
    <w:rsid w:val="00A31FC8"/>
    <w:rsid w:val="00A322B0"/>
    <w:rsid w:val="00A3289F"/>
    <w:rsid w:val="00A35DA8"/>
    <w:rsid w:val="00A3710D"/>
    <w:rsid w:val="00A372EB"/>
    <w:rsid w:val="00A40CA7"/>
    <w:rsid w:val="00A419D1"/>
    <w:rsid w:val="00A426B1"/>
    <w:rsid w:val="00A42AAF"/>
    <w:rsid w:val="00A42D8E"/>
    <w:rsid w:val="00A46A1B"/>
    <w:rsid w:val="00A46FA5"/>
    <w:rsid w:val="00A474EC"/>
    <w:rsid w:val="00A47EBE"/>
    <w:rsid w:val="00A51AA0"/>
    <w:rsid w:val="00A51E15"/>
    <w:rsid w:val="00A51F4B"/>
    <w:rsid w:val="00A52126"/>
    <w:rsid w:val="00A522E1"/>
    <w:rsid w:val="00A52793"/>
    <w:rsid w:val="00A52852"/>
    <w:rsid w:val="00A53815"/>
    <w:rsid w:val="00A54CF5"/>
    <w:rsid w:val="00A556DF"/>
    <w:rsid w:val="00A5658C"/>
    <w:rsid w:val="00A612FD"/>
    <w:rsid w:val="00A615E9"/>
    <w:rsid w:val="00A61732"/>
    <w:rsid w:val="00A61DB9"/>
    <w:rsid w:val="00A627A8"/>
    <w:rsid w:val="00A70A56"/>
    <w:rsid w:val="00A71049"/>
    <w:rsid w:val="00A710D9"/>
    <w:rsid w:val="00A728F8"/>
    <w:rsid w:val="00A72CB0"/>
    <w:rsid w:val="00A73602"/>
    <w:rsid w:val="00A75C39"/>
    <w:rsid w:val="00A76D22"/>
    <w:rsid w:val="00A77100"/>
    <w:rsid w:val="00A77245"/>
    <w:rsid w:val="00A773D6"/>
    <w:rsid w:val="00A77CDF"/>
    <w:rsid w:val="00A802D7"/>
    <w:rsid w:val="00A820E1"/>
    <w:rsid w:val="00A829C1"/>
    <w:rsid w:val="00A853EA"/>
    <w:rsid w:val="00A85AF3"/>
    <w:rsid w:val="00A8754E"/>
    <w:rsid w:val="00A87885"/>
    <w:rsid w:val="00A87E9D"/>
    <w:rsid w:val="00A9001E"/>
    <w:rsid w:val="00A9018C"/>
    <w:rsid w:val="00A91AC3"/>
    <w:rsid w:val="00A93149"/>
    <w:rsid w:val="00A943D9"/>
    <w:rsid w:val="00A94674"/>
    <w:rsid w:val="00A94B00"/>
    <w:rsid w:val="00A95FE7"/>
    <w:rsid w:val="00A961CF"/>
    <w:rsid w:val="00A967F5"/>
    <w:rsid w:val="00A96A51"/>
    <w:rsid w:val="00A96B63"/>
    <w:rsid w:val="00A97473"/>
    <w:rsid w:val="00A97996"/>
    <w:rsid w:val="00A97D41"/>
    <w:rsid w:val="00AA0AC3"/>
    <w:rsid w:val="00AA1E2C"/>
    <w:rsid w:val="00AA301F"/>
    <w:rsid w:val="00AA41CE"/>
    <w:rsid w:val="00AA44D5"/>
    <w:rsid w:val="00AA6C33"/>
    <w:rsid w:val="00AA6F9D"/>
    <w:rsid w:val="00AA6FD2"/>
    <w:rsid w:val="00AA79C2"/>
    <w:rsid w:val="00AB0887"/>
    <w:rsid w:val="00AB0CD8"/>
    <w:rsid w:val="00AB0EBB"/>
    <w:rsid w:val="00AB1890"/>
    <w:rsid w:val="00AB2B2A"/>
    <w:rsid w:val="00AB553F"/>
    <w:rsid w:val="00AB5A46"/>
    <w:rsid w:val="00AB5EC7"/>
    <w:rsid w:val="00AB638D"/>
    <w:rsid w:val="00AB757A"/>
    <w:rsid w:val="00AC0658"/>
    <w:rsid w:val="00AC111E"/>
    <w:rsid w:val="00AC2833"/>
    <w:rsid w:val="00AC2DA1"/>
    <w:rsid w:val="00AC35C2"/>
    <w:rsid w:val="00AC5C16"/>
    <w:rsid w:val="00AC5D5E"/>
    <w:rsid w:val="00AC6D2A"/>
    <w:rsid w:val="00AC7861"/>
    <w:rsid w:val="00AC7FA2"/>
    <w:rsid w:val="00AD16B3"/>
    <w:rsid w:val="00AD174C"/>
    <w:rsid w:val="00AD2A7D"/>
    <w:rsid w:val="00AD2F0C"/>
    <w:rsid w:val="00AD33AB"/>
    <w:rsid w:val="00AD4446"/>
    <w:rsid w:val="00AD50C5"/>
    <w:rsid w:val="00AD5933"/>
    <w:rsid w:val="00AD758B"/>
    <w:rsid w:val="00AD7B23"/>
    <w:rsid w:val="00AD7C31"/>
    <w:rsid w:val="00AE0B0E"/>
    <w:rsid w:val="00AE41EC"/>
    <w:rsid w:val="00AE737B"/>
    <w:rsid w:val="00AF12C5"/>
    <w:rsid w:val="00AF19C9"/>
    <w:rsid w:val="00AF1BBB"/>
    <w:rsid w:val="00AF2F5A"/>
    <w:rsid w:val="00AF3581"/>
    <w:rsid w:val="00AF4C91"/>
    <w:rsid w:val="00AF70A0"/>
    <w:rsid w:val="00B01544"/>
    <w:rsid w:val="00B03BEC"/>
    <w:rsid w:val="00B03E1A"/>
    <w:rsid w:val="00B04006"/>
    <w:rsid w:val="00B04A62"/>
    <w:rsid w:val="00B05015"/>
    <w:rsid w:val="00B05E10"/>
    <w:rsid w:val="00B0709B"/>
    <w:rsid w:val="00B1087C"/>
    <w:rsid w:val="00B10C19"/>
    <w:rsid w:val="00B10F56"/>
    <w:rsid w:val="00B11115"/>
    <w:rsid w:val="00B122AE"/>
    <w:rsid w:val="00B1257D"/>
    <w:rsid w:val="00B16C7C"/>
    <w:rsid w:val="00B2011E"/>
    <w:rsid w:val="00B20847"/>
    <w:rsid w:val="00B20CE6"/>
    <w:rsid w:val="00B20D4E"/>
    <w:rsid w:val="00B216F1"/>
    <w:rsid w:val="00B21C71"/>
    <w:rsid w:val="00B23D3E"/>
    <w:rsid w:val="00B23F4C"/>
    <w:rsid w:val="00B24358"/>
    <w:rsid w:val="00B24A01"/>
    <w:rsid w:val="00B25509"/>
    <w:rsid w:val="00B300B7"/>
    <w:rsid w:val="00B3126B"/>
    <w:rsid w:val="00B32D81"/>
    <w:rsid w:val="00B334A7"/>
    <w:rsid w:val="00B33E81"/>
    <w:rsid w:val="00B34297"/>
    <w:rsid w:val="00B35C39"/>
    <w:rsid w:val="00B37CCD"/>
    <w:rsid w:val="00B4172D"/>
    <w:rsid w:val="00B4344A"/>
    <w:rsid w:val="00B436FB"/>
    <w:rsid w:val="00B43D04"/>
    <w:rsid w:val="00B4416A"/>
    <w:rsid w:val="00B447EA"/>
    <w:rsid w:val="00B459B9"/>
    <w:rsid w:val="00B46EDD"/>
    <w:rsid w:val="00B476AB"/>
    <w:rsid w:val="00B47F3A"/>
    <w:rsid w:val="00B51258"/>
    <w:rsid w:val="00B5153D"/>
    <w:rsid w:val="00B5221D"/>
    <w:rsid w:val="00B53D50"/>
    <w:rsid w:val="00B53DB2"/>
    <w:rsid w:val="00B53DBB"/>
    <w:rsid w:val="00B54E0C"/>
    <w:rsid w:val="00B54E15"/>
    <w:rsid w:val="00B55D20"/>
    <w:rsid w:val="00B56263"/>
    <w:rsid w:val="00B60974"/>
    <w:rsid w:val="00B60EB4"/>
    <w:rsid w:val="00B6170A"/>
    <w:rsid w:val="00B61C71"/>
    <w:rsid w:val="00B62681"/>
    <w:rsid w:val="00B63ABF"/>
    <w:rsid w:val="00B6454E"/>
    <w:rsid w:val="00B65777"/>
    <w:rsid w:val="00B66438"/>
    <w:rsid w:val="00B67CE5"/>
    <w:rsid w:val="00B701AE"/>
    <w:rsid w:val="00B717DC"/>
    <w:rsid w:val="00B71900"/>
    <w:rsid w:val="00B71A96"/>
    <w:rsid w:val="00B72142"/>
    <w:rsid w:val="00B722DD"/>
    <w:rsid w:val="00B740F6"/>
    <w:rsid w:val="00B7431F"/>
    <w:rsid w:val="00B74615"/>
    <w:rsid w:val="00B74C52"/>
    <w:rsid w:val="00B7588E"/>
    <w:rsid w:val="00B75ABA"/>
    <w:rsid w:val="00B75E5E"/>
    <w:rsid w:val="00B76C82"/>
    <w:rsid w:val="00B76FD2"/>
    <w:rsid w:val="00B80155"/>
    <w:rsid w:val="00B80A88"/>
    <w:rsid w:val="00B81BC3"/>
    <w:rsid w:val="00B826A2"/>
    <w:rsid w:val="00B82BD1"/>
    <w:rsid w:val="00B832D1"/>
    <w:rsid w:val="00B83E44"/>
    <w:rsid w:val="00B83F93"/>
    <w:rsid w:val="00B86851"/>
    <w:rsid w:val="00B86E89"/>
    <w:rsid w:val="00B872F3"/>
    <w:rsid w:val="00B8738A"/>
    <w:rsid w:val="00B879CD"/>
    <w:rsid w:val="00B87E50"/>
    <w:rsid w:val="00B90593"/>
    <w:rsid w:val="00B91C17"/>
    <w:rsid w:val="00B91F1F"/>
    <w:rsid w:val="00B92C32"/>
    <w:rsid w:val="00B92EE3"/>
    <w:rsid w:val="00B93118"/>
    <w:rsid w:val="00B93227"/>
    <w:rsid w:val="00B93D44"/>
    <w:rsid w:val="00B93E5A"/>
    <w:rsid w:val="00B940E9"/>
    <w:rsid w:val="00B9461F"/>
    <w:rsid w:val="00B9483F"/>
    <w:rsid w:val="00B94A7C"/>
    <w:rsid w:val="00B9541E"/>
    <w:rsid w:val="00B95EF1"/>
    <w:rsid w:val="00BA0598"/>
    <w:rsid w:val="00BA11DE"/>
    <w:rsid w:val="00BA2A0B"/>
    <w:rsid w:val="00BA3BE7"/>
    <w:rsid w:val="00BA418D"/>
    <w:rsid w:val="00BA4810"/>
    <w:rsid w:val="00BA4CB2"/>
    <w:rsid w:val="00BA4EA2"/>
    <w:rsid w:val="00BA6455"/>
    <w:rsid w:val="00BB0A93"/>
    <w:rsid w:val="00BB0F41"/>
    <w:rsid w:val="00BB1BDA"/>
    <w:rsid w:val="00BB3315"/>
    <w:rsid w:val="00BB34DA"/>
    <w:rsid w:val="00BB3ED5"/>
    <w:rsid w:val="00BB5513"/>
    <w:rsid w:val="00BB69DF"/>
    <w:rsid w:val="00BB6B3E"/>
    <w:rsid w:val="00BC01FA"/>
    <w:rsid w:val="00BC1D9B"/>
    <w:rsid w:val="00BC2AEC"/>
    <w:rsid w:val="00BC3DB3"/>
    <w:rsid w:val="00BC4B54"/>
    <w:rsid w:val="00BC606A"/>
    <w:rsid w:val="00BC630B"/>
    <w:rsid w:val="00BC6A73"/>
    <w:rsid w:val="00BC6AE6"/>
    <w:rsid w:val="00BC7393"/>
    <w:rsid w:val="00BC798B"/>
    <w:rsid w:val="00BD056F"/>
    <w:rsid w:val="00BD2B29"/>
    <w:rsid w:val="00BD326B"/>
    <w:rsid w:val="00BD38E9"/>
    <w:rsid w:val="00BD6CF4"/>
    <w:rsid w:val="00BD6E49"/>
    <w:rsid w:val="00BD7657"/>
    <w:rsid w:val="00BD7AA0"/>
    <w:rsid w:val="00BE33CA"/>
    <w:rsid w:val="00BE3628"/>
    <w:rsid w:val="00BE3A93"/>
    <w:rsid w:val="00BE441F"/>
    <w:rsid w:val="00BE53F8"/>
    <w:rsid w:val="00BE54F5"/>
    <w:rsid w:val="00BE577F"/>
    <w:rsid w:val="00BE63AE"/>
    <w:rsid w:val="00BE641F"/>
    <w:rsid w:val="00BE775F"/>
    <w:rsid w:val="00BE7888"/>
    <w:rsid w:val="00BF0100"/>
    <w:rsid w:val="00BF06F1"/>
    <w:rsid w:val="00BF11A6"/>
    <w:rsid w:val="00BF16C8"/>
    <w:rsid w:val="00BF4177"/>
    <w:rsid w:val="00BF665F"/>
    <w:rsid w:val="00BF7540"/>
    <w:rsid w:val="00C01C5A"/>
    <w:rsid w:val="00C0298C"/>
    <w:rsid w:val="00C032FD"/>
    <w:rsid w:val="00C03EF3"/>
    <w:rsid w:val="00C07B9A"/>
    <w:rsid w:val="00C10062"/>
    <w:rsid w:val="00C116A5"/>
    <w:rsid w:val="00C12137"/>
    <w:rsid w:val="00C12F30"/>
    <w:rsid w:val="00C134C5"/>
    <w:rsid w:val="00C15A1B"/>
    <w:rsid w:val="00C15CDA"/>
    <w:rsid w:val="00C17000"/>
    <w:rsid w:val="00C17238"/>
    <w:rsid w:val="00C1799B"/>
    <w:rsid w:val="00C21174"/>
    <w:rsid w:val="00C212AA"/>
    <w:rsid w:val="00C22D67"/>
    <w:rsid w:val="00C24074"/>
    <w:rsid w:val="00C245B3"/>
    <w:rsid w:val="00C32265"/>
    <w:rsid w:val="00C322AB"/>
    <w:rsid w:val="00C331E4"/>
    <w:rsid w:val="00C342B8"/>
    <w:rsid w:val="00C34DB6"/>
    <w:rsid w:val="00C3502C"/>
    <w:rsid w:val="00C357D3"/>
    <w:rsid w:val="00C35A5E"/>
    <w:rsid w:val="00C35C40"/>
    <w:rsid w:val="00C379F0"/>
    <w:rsid w:val="00C4347F"/>
    <w:rsid w:val="00C459F3"/>
    <w:rsid w:val="00C47E39"/>
    <w:rsid w:val="00C50943"/>
    <w:rsid w:val="00C51257"/>
    <w:rsid w:val="00C51ADF"/>
    <w:rsid w:val="00C535E2"/>
    <w:rsid w:val="00C54B34"/>
    <w:rsid w:val="00C56295"/>
    <w:rsid w:val="00C56C8C"/>
    <w:rsid w:val="00C57325"/>
    <w:rsid w:val="00C629A8"/>
    <w:rsid w:val="00C63B02"/>
    <w:rsid w:val="00C63B49"/>
    <w:rsid w:val="00C641D5"/>
    <w:rsid w:val="00C64736"/>
    <w:rsid w:val="00C65554"/>
    <w:rsid w:val="00C6655E"/>
    <w:rsid w:val="00C67177"/>
    <w:rsid w:val="00C672CF"/>
    <w:rsid w:val="00C67F35"/>
    <w:rsid w:val="00C705E6"/>
    <w:rsid w:val="00C72137"/>
    <w:rsid w:val="00C72630"/>
    <w:rsid w:val="00C72C22"/>
    <w:rsid w:val="00C738A3"/>
    <w:rsid w:val="00C73BB1"/>
    <w:rsid w:val="00C740E3"/>
    <w:rsid w:val="00C74242"/>
    <w:rsid w:val="00C74A97"/>
    <w:rsid w:val="00C75A5E"/>
    <w:rsid w:val="00C75D2F"/>
    <w:rsid w:val="00C773A1"/>
    <w:rsid w:val="00C777BD"/>
    <w:rsid w:val="00C77BAF"/>
    <w:rsid w:val="00C80C8D"/>
    <w:rsid w:val="00C82520"/>
    <w:rsid w:val="00C82FEE"/>
    <w:rsid w:val="00C83B73"/>
    <w:rsid w:val="00C8410B"/>
    <w:rsid w:val="00C85226"/>
    <w:rsid w:val="00C863A1"/>
    <w:rsid w:val="00C86B69"/>
    <w:rsid w:val="00C86F4F"/>
    <w:rsid w:val="00C87CD1"/>
    <w:rsid w:val="00C87F17"/>
    <w:rsid w:val="00C90BCC"/>
    <w:rsid w:val="00C90CF8"/>
    <w:rsid w:val="00C920AC"/>
    <w:rsid w:val="00C92125"/>
    <w:rsid w:val="00C92E30"/>
    <w:rsid w:val="00C92F92"/>
    <w:rsid w:val="00C9315A"/>
    <w:rsid w:val="00C9323F"/>
    <w:rsid w:val="00C9482A"/>
    <w:rsid w:val="00C949C0"/>
    <w:rsid w:val="00C9504C"/>
    <w:rsid w:val="00C952F8"/>
    <w:rsid w:val="00C95448"/>
    <w:rsid w:val="00C96063"/>
    <w:rsid w:val="00CA0F38"/>
    <w:rsid w:val="00CA26BD"/>
    <w:rsid w:val="00CA27EE"/>
    <w:rsid w:val="00CA32B0"/>
    <w:rsid w:val="00CA5AB9"/>
    <w:rsid w:val="00CA672C"/>
    <w:rsid w:val="00CA6AAB"/>
    <w:rsid w:val="00CA6ED3"/>
    <w:rsid w:val="00CB3892"/>
    <w:rsid w:val="00CB3A3E"/>
    <w:rsid w:val="00CB3B3E"/>
    <w:rsid w:val="00CB51C3"/>
    <w:rsid w:val="00CB5E35"/>
    <w:rsid w:val="00CB634B"/>
    <w:rsid w:val="00CC01C3"/>
    <w:rsid w:val="00CC109D"/>
    <w:rsid w:val="00CC1B8F"/>
    <w:rsid w:val="00CC22AA"/>
    <w:rsid w:val="00CC2917"/>
    <w:rsid w:val="00CC2F35"/>
    <w:rsid w:val="00CC332E"/>
    <w:rsid w:val="00CC3DB2"/>
    <w:rsid w:val="00CC5B37"/>
    <w:rsid w:val="00CC6D38"/>
    <w:rsid w:val="00CD0042"/>
    <w:rsid w:val="00CD0DC4"/>
    <w:rsid w:val="00CD0EA1"/>
    <w:rsid w:val="00CD1227"/>
    <w:rsid w:val="00CD1CE3"/>
    <w:rsid w:val="00CD3AF7"/>
    <w:rsid w:val="00CD6199"/>
    <w:rsid w:val="00CD6250"/>
    <w:rsid w:val="00CD7B9A"/>
    <w:rsid w:val="00CD7C9A"/>
    <w:rsid w:val="00CE07E2"/>
    <w:rsid w:val="00CE0F3D"/>
    <w:rsid w:val="00CE1AC6"/>
    <w:rsid w:val="00CE2CA9"/>
    <w:rsid w:val="00CE46B8"/>
    <w:rsid w:val="00CE4A73"/>
    <w:rsid w:val="00CE73B4"/>
    <w:rsid w:val="00CE7708"/>
    <w:rsid w:val="00CE7BDB"/>
    <w:rsid w:val="00CF13AC"/>
    <w:rsid w:val="00CF16D3"/>
    <w:rsid w:val="00CF1AF6"/>
    <w:rsid w:val="00CF1D91"/>
    <w:rsid w:val="00CF210C"/>
    <w:rsid w:val="00CF22E8"/>
    <w:rsid w:val="00CF2323"/>
    <w:rsid w:val="00CF234F"/>
    <w:rsid w:val="00CF2DF5"/>
    <w:rsid w:val="00CF397E"/>
    <w:rsid w:val="00CF62A4"/>
    <w:rsid w:val="00CF63ED"/>
    <w:rsid w:val="00CF6900"/>
    <w:rsid w:val="00D01181"/>
    <w:rsid w:val="00D019BB"/>
    <w:rsid w:val="00D01DB7"/>
    <w:rsid w:val="00D020F7"/>
    <w:rsid w:val="00D03A89"/>
    <w:rsid w:val="00D059F6"/>
    <w:rsid w:val="00D07852"/>
    <w:rsid w:val="00D07CB9"/>
    <w:rsid w:val="00D116DF"/>
    <w:rsid w:val="00D12A30"/>
    <w:rsid w:val="00D12E5B"/>
    <w:rsid w:val="00D12F91"/>
    <w:rsid w:val="00D13507"/>
    <w:rsid w:val="00D17A44"/>
    <w:rsid w:val="00D17F2E"/>
    <w:rsid w:val="00D208C7"/>
    <w:rsid w:val="00D20D79"/>
    <w:rsid w:val="00D21271"/>
    <w:rsid w:val="00D21661"/>
    <w:rsid w:val="00D2186E"/>
    <w:rsid w:val="00D219F1"/>
    <w:rsid w:val="00D21BC1"/>
    <w:rsid w:val="00D2309A"/>
    <w:rsid w:val="00D23779"/>
    <w:rsid w:val="00D248E0"/>
    <w:rsid w:val="00D25676"/>
    <w:rsid w:val="00D2622A"/>
    <w:rsid w:val="00D26547"/>
    <w:rsid w:val="00D2713C"/>
    <w:rsid w:val="00D27366"/>
    <w:rsid w:val="00D27703"/>
    <w:rsid w:val="00D27B5A"/>
    <w:rsid w:val="00D3155C"/>
    <w:rsid w:val="00D31931"/>
    <w:rsid w:val="00D32EFC"/>
    <w:rsid w:val="00D3300C"/>
    <w:rsid w:val="00D33CDE"/>
    <w:rsid w:val="00D359DE"/>
    <w:rsid w:val="00D37B21"/>
    <w:rsid w:val="00D40053"/>
    <w:rsid w:val="00D42B39"/>
    <w:rsid w:val="00D430D0"/>
    <w:rsid w:val="00D444EE"/>
    <w:rsid w:val="00D44BA5"/>
    <w:rsid w:val="00D44CF5"/>
    <w:rsid w:val="00D44E7F"/>
    <w:rsid w:val="00D45DA9"/>
    <w:rsid w:val="00D45EED"/>
    <w:rsid w:val="00D469EF"/>
    <w:rsid w:val="00D46C9A"/>
    <w:rsid w:val="00D46F2C"/>
    <w:rsid w:val="00D47100"/>
    <w:rsid w:val="00D5101A"/>
    <w:rsid w:val="00D52B05"/>
    <w:rsid w:val="00D52C83"/>
    <w:rsid w:val="00D5302C"/>
    <w:rsid w:val="00D53847"/>
    <w:rsid w:val="00D55D27"/>
    <w:rsid w:val="00D55F13"/>
    <w:rsid w:val="00D560E6"/>
    <w:rsid w:val="00D5684F"/>
    <w:rsid w:val="00D56A33"/>
    <w:rsid w:val="00D56D07"/>
    <w:rsid w:val="00D5764A"/>
    <w:rsid w:val="00D63406"/>
    <w:rsid w:val="00D63833"/>
    <w:rsid w:val="00D64188"/>
    <w:rsid w:val="00D64A45"/>
    <w:rsid w:val="00D6653F"/>
    <w:rsid w:val="00D665BC"/>
    <w:rsid w:val="00D72BAE"/>
    <w:rsid w:val="00D73C42"/>
    <w:rsid w:val="00D73CC8"/>
    <w:rsid w:val="00D73E28"/>
    <w:rsid w:val="00D74196"/>
    <w:rsid w:val="00D745D1"/>
    <w:rsid w:val="00D75E2E"/>
    <w:rsid w:val="00D766DA"/>
    <w:rsid w:val="00D77639"/>
    <w:rsid w:val="00D77DBF"/>
    <w:rsid w:val="00D80BB0"/>
    <w:rsid w:val="00D80FEA"/>
    <w:rsid w:val="00D81A87"/>
    <w:rsid w:val="00D821C1"/>
    <w:rsid w:val="00D8387B"/>
    <w:rsid w:val="00D85140"/>
    <w:rsid w:val="00D852F4"/>
    <w:rsid w:val="00D86245"/>
    <w:rsid w:val="00D874A2"/>
    <w:rsid w:val="00D90868"/>
    <w:rsid w:val="00D90A26"/>
    <w:rsid w:val="00D9411B"/>
    <w:rsid w:val="00D95DC4"/>
    <w:rsid w:val="00D9757A"/>
    <w:rsid w:val="00DA1173"/>
    <w:rsid w:val="00DA51D1"/>
    <w:rsid w:val="00DA5726"/>
    <w:rsid w:val="00DA76CD"/>
    <w:rsid w:val="00DB0965"/>
    <w:rsid w:val="00DB13B9"/>
    <w:rsid w:val="00DB2A9D"/>
    <w:rsid w:val="00DB3C38"/>
    <w:rsid w:val="00DB3C6B"/>
    <w:rsid w:val="00DB6303"/>
    <w:rsid w:val="00DB6BA2"/>
    <w:rsid w:val="00DB6DF0"/>
    <w:rsid w:val="00DC1979"/>
    <w:rsid w:val="00DC38D6"/>
    <w:rsid w:val="00DC3BB8"/>
    <w:rsid w:val="00DC40CA"/>
    <w:rsid w:val="00DC42B0"/>
    <w:rsid w:val="00DC4EF2"/>
    <w:rsid w:val="00DC6190"/>
    <w:rsid w:val="00DC66B1"/>
    <w:rsid w:val="00DD0923"/>
    <w:rsid w:val="00DD2586"/>
    <w:rsid w:val="00DD3433"/>
    <w:rsid w:val="00DD3F96"/>
    <w:rsid w:val="00DD7BF6"/>
    <w:rsid w:val="00DE0EA8"/>
    <w:rsid w:val="00DE1CE3"/>
    <w:rsid w:val="00DE290C"/>
    <w:rsid w:val="00DE2B7E"/>
    <w:rsid w:val="00DE2C18"/>
    <w:rsid w:val="00DE33F0"/>
    <w:rsid w:val="00DE4F63"/>
    <w:rsid w:val="00DE53DB"/>
    <w:rsid w:val="00DE5604"/>
    <w:rsid w:val="00DE5978"/>
    <w:rsid w:val="00DF2DC9"/>
    <w:rsid w:val="00DF40AB"/>
    <w:rsid w:val="00DF41A7"/>
    <w:rsid w:val="00DF52F5"/>
    <w:rsid w:val="00DF54E4"/>
    <w:rsid w:val="00DF6FD4"/>
    <w:rsid w:val="00E004C8"/>
    <w:rsid w:val="00E0052E"/>
    <w:rsid w:val="00E005EC"/>
    <w:rsid w:val="00E0086C"/>
    <w:rsid w:val="00E012F4"/>
    <w:rsid w:val="00E02F7A"/>
    <w:rsid w:val="00E03450"/>
    <w:rsid w:val="00E0362B"/>
    <w:rsid w:val="00E04A02"/>
    <w:rsid w:val="00E0544E"/>
    <w:rsid w:val="00E05CB2"/>
    <w:rsid w:val="00E05E6C"/>
    <w:rsid w:val="00E05FC9"/>
    <w:rsid w:val="00E06E35"/>
    <w:rsid w:val="00E07205"/>
    <w:rsid w:val="00E0726D"/>
    <w:rsid w:val="00E07549"/>
    <w:rsid w:val="00E137EE"/>
    <w:rsid w:val="00E1427A"/>
    <w:rsid w:val="00E142C5"/>
    <w:rsid w:val="00E144BA"/>
    <w:rsid w:val="00E16923"/>
    <w:rsid w:val="00E17922"/>
    <w:rsid w:val="00E17F9F"/>
    <w:rsid w:val="00E20105"/>
    <w:rsid w:val="00E21933"/>
    <w:rsid w:val="00E22639"/>
    <w:rsid w:val="00E24B97"/>
    <w:rsid w:val="00E25DCD"/>
    <w:rsid w:val="00E27551"/>
    <w:rsid w:val="00E3096A"/>
    <w:rsid w:val="00E30D0F"/>
    <w:rsid w:val="00E31CC6"/>
    <w:rsid w:val="00E31DA6"/>
    <w:rsid w:val="00E33B91"/>
    <w:rsid w:val="00E35554"/>
    <w:rsid w:val="00E3654E"/>
    <w:rsid w:val="00E36D11"/>
    <w:rsid w:val="00E372F4"/>
    <w:rsid w:val="00E40250"/>
    <w:rsid w:val="00E40ACE"/>
    <w:rsid w:val="00E42D77"/>
    <w:rsid w:val="00E44227"/>
    <w:rsid w:val="00E44F15"/>
    <w:rsid w:val="00E46415"/>
    <w:rsid w:val="00E466B3"/>
    <w:rsid w:val="00E50844"/>
    <w:rsid w:val="00E50E9A"/>
    <w:rsid w:val="00E53107"/>
    <w:rsid w:val="00E55FE1"/>
    <w:rsid w:val="00E56722"/>
    <w:rsid w:val="00E56D2E"/>
    <w:rsid w:val="00E57B5B"/>
    <w:rsid w:val="00E6003E"/>
    <w:rsid w:val="00E62F78"/>
    <w:rsid w:val="00E63607"/>
    <w:rsid w:val="00E63624"/>
    <w:rsid w:val="00E7102D"/>
    <w:rsid w:val="00E71B6E"/>
    <w:rsid w:val="00E72985"/>
    <w:rsid w:val="00E72B02"/>
    <w:rsid w:val="00E73F17"/>
    <w:rsid w:val="00E74713"/>
    <w:rsid w:val="00E748AF"/>
    <w:rsid w:val="00E76497"/>
    <w:rsid w:val="00E76FE1"/>
    <w:rsid w:val="00E80BD6"/>
    <w:rsid w:val="00E827FA"/>
    <w:rsid w:val="00E835B7"/>
    <w:rsid w:val="00E84F51"/>
    <w:rsid w:val="00E8576A"/>
    <w:rsid w:val="00E85FBA"/>
    <w:rsid w:val="00E8682D"/>
    <w:rsid w:val="00E86EE3"/>
    <w:rsid w:val="00E90410"/>
    <w:rsid w:val="00E90AB4"/>
    <w:rsid w:val="00E90E21"/>
    <w:rsid w:val="00E90F8B"/>
    <w:rsid w:val="00E9118A"/>
    <w:rsid w:val="00E914A8"/>
    <w:rsid w:val="00E933B7"/>
    <w:rsid w:val="00E93F10"/>
    <w:rsid w:val="00E94A85"/>
    <w:rsid w:val="00E95364"/>
    <w:rsid w:val="00E967F5"/>
    <w:rsid w:val="00E97B7C"/>
    <w:rsid w:val="00E97C97"/>
    <w:rsid w:val="00EA0B7E"/>
    <w:rsid w:val="00EA1458"/>
    <w:rsid w:val="00EA1AA9"/>
    <w:rsid w:val="00EA2E48"/>
    <w:rsid w:val="00EA2EE5"/>
    <w:rsid w:val="00EA3507"/>
    <w:rsid w:val="00EA5B69"/>
    <w:rsid w:val="00EA6333"/>
    <w:rsid w:val="00EA7007"/>
    <w:rsid w:val="00EB021D"/>
    <w:rsid w:val="00EB2E7E"/>
    <w:rsid w:val="00EB3134"/>
    <w:rsid w:val="00EB5BF4"/>
    <w:rsid w:val="00EB64E4"/>
    <w:rsid w:val="00EC119E"/>
    <w:rsid w:val="00EC1525"/>
    <w:rsid w:val="00EC2671"/>
    <w:rsid w:val="00EC3ACA"/>
    <w:rsid w:val="00EC5F20"/>
    <w:rsid w:val="00EC69D1"/>
    <w:rsid w:val="00EC7244"/>
    <w:rsid w:val="00EC74BE"/>
    <w:rsid w:val="00EC76DD"/>
    <w:rsid w:val="00ED1379"/>
    <w:rsid w:val="00ED2A9E"/>
    <w:rsid w:val="00ED34B0"/>
    <w:rsid w:val="00ED4CF5"/>
    <w:rsid w:val="00ED50D9"/>
    <w:rsid w:val="00ED5310"/>
    <w:rsid w:val="00ED54D6"/>
    <w:rsid w:val="00ED6431"/>
    <w:rsid w:val="00ED6453"/>
    <w:rsid w:val="00ED6F25"/>
    <w:rsid w:val="00EE29B9"/>
    <w:rsid w:val="00EE3D11"/>
    <w:rsid w:val="00EE3E7C"/>
    <w:rsid w:val="00EE75AC"/>
    <w:rsid w:val="00EF0422"/>
    <w:rsid w:val="00EF31B5"/>
    <w:rsid w:val="00EF487C"/>
    <w:rsid w:val="00EF6449"/>
    <w:rsid w:val="00EF68E4"/>
    <w:rsid w:val="00EF6C02"/>
    <w:rsid w:val="00EF7D69"/>
    <w:rsid w:val="00F00B16"/>
    <w:rsid w:val="00F01228"/>
    <w:rsid w:val="00F01B4B"/>
    <w:rsid w:val="00F021AB"/>
    <w:rsid w:val="00F022AA"/>
    <w:rsid w:val="00F02444"/>
    <w:rsid w:val="00F03B72"/>
    <w:rsid w:val="00F03EBD"/>
    <w:rsid w:val="00F046C0"/>
    <w:rsid w:val="00F0574F"/>
    <w:rsid w:val="00F05F14"/>
    <w:rsid w:val="00F06C8B"/>
    <w:rsid w:val="00F102C8"/>
    <w:rsid w:val="00F10919"/>
    <w:rsid w:val="00F11DA6"/>
    <w:rsid w:val="00F128F3"/>
    <w:rsid w:val="00F1300F"/>
    <w:rsid w:val="00F14053"/>
    <w:rsid w:val="00F140AA"/>
    <w:rsid w:val="00F14561"/>
    <w:rsid w:val="00F1538D"/>
    <w:rsid w:val="00F1646A"/>
    <w:rsid w:val="00F17EB9"/>
    <w:rsid w:val="00F20061"/>
    <w:rsid w:val="00F20DE4"/>
    <w:rsid w:val="00F223DD"/>
    <w:rsid w:val="00F2240C"/>
    <w:rsid w:val="00F2279B"/>
    <w:rsid w:val="00F23070"/>
    <w:rsid w:val="00F23E8E"/>
    <w:rsid w:val="00F24336"/>
    <w:rsid w:val="00F2661A"/>
    <w:rsid w:val="00F26D49"/>
    <w:rsid w:val="00F31310"/>
    <w:rsid w:val="00F322A3"/>
    <w:rsid w:val="00F3541C"/>
    <w:rsid w:val="00F36ED9"/>
    <w:rsid w:val="00F37511"/>
    <w:rsid w:val="00F37C5D"/>
    <w:rsid w:val="00F40B7A"/>
    <w:rsid w:val="00F417C4"/>
    <w:rsid w:val="00F4326D"/>
    <w:rsid w:val="00F438D3"/>
    <w:rsid w:val="00F4495D"/>
    <w:rsid w:val="00F508BA"/>
    <w:rsid w:val="00F50F01"/>
    <w:rsid w:val="00F51155"/>
    <w:rsid w:val="00F51369"/>
    <w:rsid w:val="00F5250A"/>
    <w:rsid w:val="00F52A70"/>
    <w:rsid w:val="00F53F13"/>
    <w:rsid w:val="00F5584F"/>
    <w:rsid w:val="00F568C8"/>
    <w:rsid w:val="00F57D76"/>
    <w:rsid w:val="00F57EF8"/>
    <w:rsid w:val="00F61156"/>
    <w:rsid w:val="00F619DF"/>
    <w:rsid w:val="00F62CD6"/>
    <w:rsid w:val="00F6357B"/>
    <w:rsid w:val="00F64E1C"/>
    <w:rsid w:val="00F66193"/>
    <w:rsid w:val="00F67508"/>
    <w:rsid w:val="00F70FFF"/>
    <w:rsid w:val="00F72C12"/>
    <w:rsid w:val="00F72D84"/>
    <w:rsid w:val="00F76446"/>
    <w:rsid w:val="00F77501"/>
    <w:rsid w:val="00F8050A"/>
    <w:rsid w:val="00F80BF5"/>
    <w:rsid w:val="00F84186"/>
    <w:rsid w:val="00F86855"/>
    <w:rsid w:val="00F86A98"/>
    <w:rsid w:val="00F872D0"/>
    <w:rsid w:val="00F87A58"/>
    <w:rsid w:val="00F87F97"/>
    <w:rsid w:val="00F90470"/>
    <w:rsid w:val="00F90FD8"/>
    <w:rsid w:val="00F92367"/>
    <w:rsid w:val="00F924AF"/>
    <w:rsid w:val="00F929F0"/>
    <w:rsid w:val="00F93272"/>
    <w:rsid w:val="00F93A0B"/>
    <w:rsid w:val="00F94FAC"/>
    <w:rsid w:val="00F96443"/>
    <w:rsid w:val="00F97011"/>
    <w:rsid w:val="00F971C7"/>
    <w:rsid w:val="00FA16A6"/>
    <w:rsid w:val="00FA173A"/>
    <w:rsid w:val="00FA3189"/>
    <w:rsid w:val="00FA3662"/>
    <w:rsid w:val="00FA5282"/>
    <w:rsid w:val="00FA644A"/>
    <w:rsid w:val="00FA682C"/>
    <w:rsid w:val="00FA6E9E"/>
    <w:rsid w:val="00FA77B4"/>
    <w:rsid w:val="00FB3DCE"/>
    <w:rsid w:val="00FB565D"/>
    <w:rsid w:val="00FB58C7"/>
    <w:rsid w:val="00FB65E9"/>
    <w:rsid w:val="00FB7242"/>
    <w:rsid w:val="00FB769E"/>
    <w:rsid w:val="00FC29B1"/>
    <w:rsid w:val="00FC3249"/>
    <w:rsid w:val="00FC3859"/>
    <w:rsid w:val="00FC3EBB"/>
    <w:rsid w:val="00FC474D"/>
    <w:rsid w:val="00FC51D5"/>
    <w:rsid w:val="00FC5CA4"/>
    <w:rsid w:val="00FD2150"/>
    <w:rsid w:val="00FD25DA"/>
    <w:rsid w:val="00FD2DB5"/>
    <w:rsid w:val="00FD4B9E"/>
    <w:rsid w:val="00FD52AA"/>
    <w:rsid w:val="00FD678D"/>
    <w:rsid w:val="00FE0444"/>
    <w:rsid w:val="00FE12B4"/>
    <w:rsid w:val="00FE1A3A"/>
    <w:rsid w:val="00FE26BC"/>
    <w:rsid w:val="00FE2735"/>
    <w:rsid w:val="00FE328F"/>
    <w:rsid w:val="00FE5D56"/>
    <w:rsid w:val="00FE6510"/>
    <w:rsid w:val="00FE73D5"/>
    <w:rsid w:val="00FE7B92"/>
    <w:rsid w:val="00FF09A2"/>
    <w:rsid w:val="00FF0D58"/>
    <w:rsid w:val="00FF142B"/>
    <w:rsid w:val="00FF160D"/>
    <w:rsid w:val="00FF1635"/>
    <w:rsid w:val="00FF2997"/>
    <w:rsid w:val="00FF48A8"/>
    <w:rsid w:val="00FF4AA4"/>
    <w:rsid w:val="00FF65AA"/>
    <w:rsid w:val="00FF6EF1"/>
    <w:rsid w:val="00FF75FF"/>
    <w:rsid w:val="00FF7A1E"/>
    <w:rsid w:val="04AC3221"/>
    <w:rsid w:val="053A8653"/>
    <w:rsid w:val="0D4635DC"/>
    <w:rsid w:val="14F4A504"/>
    <w:rsid w:val="1C7CB8E5"/>
    <w:rsid w:val="21772413"/>
    <w:rsid w:val="2C113839"/>
    <w:rsid w:val="4EF28BB7"/>
    <w:rsid w:val="4FE6E31A"/>
    <w:rsid w:val="52687C19"/>
    <w:rsid w:val="5A903003"/>
    <w:rsid w:val="5D086E3D"/>
    <w:rsid w:val="6272BCC0"/>
    <w:rsid w:val="7145BBC1"/>
    <w:rsid w:val="7B1AB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69CC63"/>
  <w15:docId w15:val="{5B6589BA-CFE8-44E8-ABC4-C1D79090F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C17000"/>
    <w:pPr>
      <w:spacing w:before="120" w:after="0" w:line="240" w:lineRule="auto"/>
    </w:pPr>
    <w:rPr>
      <w:rFonts w:ascii="Verdana" w:hAnsi="Verdana" w:cs="Arial"/>
      <w:sz w:val="18"/>
      <w:szCs w:val="20"/>
      <w:lang w:val="cs-CZ"/>
    </w:rPr>
  </w:style>
  <w:style w:type="paragraph" w:styleId="Nadpis1">
    <w:name w:val="heading 1"/>
    <w:next w:val="Normln"/>
    <w:link w:val="Nadpis1Char"/>
    <w:qFormat/>
    <w:rsid w:val="002D6ED4"/>
    <w:pPr>
      <w:keepNext/>
      <w:pageBreakBefore/>
      <w:numPr>
        <w:numId w:val="8"/>
      </w:numPr>
      <w:spacing w:before="360" w:after="120"/>
      <w:ind w:left="567" w:hanging="567"/>
      <w:outlineLvl w:val="0"/>
    </w:pPr>
    <w:rPr>
      <w:rFonts w:ascii="Verdana" w:hAnsi="Verdana" w:cs="Arial"/>
      <w:b/>
      <w:color w:val="000000" w:themeColor="text1"/>
      <w:sz w:val="28"/>
      <w:szCs w:val="20"/>
      <w:lang w:val="cs-CZ"/>
    </w:rPr>
  </w:style>
  <w:style w:type="paragraph" w:styleId="Nadpis2">
    <w:name w:val="heading 2"/>
    <w:basedOn w:val="Nadpis1"/>
    <w:next w:val="Normln"/>
    <w:link w:val="Nadpis2Char"/>
    <w:unhideWhenUsed/>
    <w:qFormat/>
    <w:rsid w:val="002D6ED4"/>
    <w:pPr>
      <w:pageBreakBefore w:val="0"/>
      <w:numPr>
        <w:ilvl w:val="1"/>
      </w:numPr>
      <w:spacing w:after="240"/>
      <w:outlineLvl w:val="1"/>
    </w:pPr>
    <w:rPr>
      <w:sz w:val="22"/>
    </w:rPr>
  </w:style>
  <w:style w:type="paragraph" w:styleId="Nadpis3">
    <w:name w:val="heading 3"/>
    <w:basedOn w:val="Nadpis2"/>
    <w:next w:val="Normln"/>
    <w:link w:val="Nadpis3Char"/>
    <w:unhideWhenUsed/>
    <w:qFormat/>
    <w:rsid w:val="002F7B90"/>
    <w:pPr>
      <w:keepLines/>
      <w:numPr>
        <w:ilvl w:val="2"/>
      </w:numPr>
      <w:ind w:left="567" w:hanging="567"/>
      <w:outlineLvl w:val="2"/>
    </w:pPr>
    <w:rPr>
      <w:rFonts w:eastAsiaTheme="majorEastAsia" w:cstheme="majorBidi"/>
      <w:b w:val="0"/>
      <w:sz w:val="20"/>
      <w:szCs w:val="24"/>
      <w:u w:val="single"/>
    </w:rPr>
  </w:style>
  <w:style w:type="paragraph" w:styleId="Nadpis4">
    <w:name w:val="heading 4"/>
    <w:basedOn w:val="Nadpis3"/>
    <w:next w:val="Normln"/>
    <w:link w:val="Nadpis4Char"/>
    <w:unhideWhenUsed/>
    <w:qFormat/>
    <w:rsid w:val="00B216F1"/>
    <w:pPr>
      <w:numPr>
        <w:ilvl w:val="0"/>
        <w:numId w:val="0"/>
      </w:numPr>
      <w:spacing w:before="240" w:after="0"/>
      <w:ind w:firstLine="567"/>
      <w:outlineLvl w:val="3"/>
    </w:pPr>
    <w:rPr>
      <w:b/>
      <w:iCs/>
      <w:color w:val="auto"/>
      <w:u w:val="none"/>
    </w:rPr>
  </w:style>
  <w:style w:type="paragraph" w:styleId="Nadpis5">
    <w:name w:val="heading 5"/>
    <w:basedOn w:val="Normln"/>
    <w:next w:val="Normln"/>
    <w:link w:val="Nadpis5Char"/>
    <w:unhideWhenUsed/>
    <w:rsid w:val="00B216F1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Nadpis6">
    <w:name w:val="heading 6"/>
    <w:basedOn w:val="Normln"/>
    <w:next w:val="Normln"/>
    <w:link w:val="Nadpis6Char"/>
    <w:rsid w:val="00B216F1"/>
    <w:pPr>
      <w:numPr>
        <w:ilvl w:val="5"/>
        <w:numId w:val="8"/>
      </w:numPr>
      <w:spacing w:before="0" w:after="120"/>
      <w:jc w:val="both"/>
      <w:outlineLvl w:val="5"/>
    </w:pPr>
    <w:rPr>
      <w:rFonts w:ascii="Arial" w:eastAsia="Times New Roman" w:hAnsi="Arial" w:cs="Times New Roman"/>
      <w:b/>
      <w:bCs/>
      <w:i/>
      <w:caps/>
      <w:sz w:val="24"/>
      <w:szCs w:val="24"/>
      <w:lang w:eastAsia="cs-CZ"/>
    </w:rPr>
  </w:style>
  <w:style w:type="paragraph" w:styleId="Nadpis7">
    <w:name w:val="heading 7"/>
    <w:basedOn w:val="Normln"/>
    <w:next w:val="Normln"/>
    <w:link w:val="Nadpis7Char"/>
    <w:rsid w:val="00B216F1"/>
    <w:pPr>
      <w:keepNext/>
      <w:numPr>
        <w:ilvl w:val="6"/>
        <w:numId w:val="8"/>
      </w:numPr>
      <w:spacing w:before="0" w:after="120"/>
      <w:jc w:val="both"/>
      <w:outlineLvl w:val="6"/>
    </w:pPr>
    <w:rPr>
      <w:rFonts w:ascii="Arial" w:eastAsia="Times New Roman" w:hAnsi="Arial" w:cs="Times New Roman"/>
      <w:caps/>
      <w:sz w:val="24"/>
      <w:lang w:eastAsia="cs-CZ"/>
    </w:rPr>
  </w:style>
  <w:style w:type="paragraph" w:styleId="Nadpis8">
    <w:name w:val="heading 8"/>
    <w:basedOn w:val="Normln"/>
    <w:next w:val="Normln"/>
    <w:link w:val="Nadpis8Char"/>
    <w:rsid w:val="00B216F1"/>
    <w:pPr>
      <w:numPr>
        <w:ilvl w:val="7"/>
        <w:numId w:val="8"/>
      </w:numPr>
      <w:spacing w:before="0" w:after="120"/>
      <w:jc w:val="both"/>
      <w:outlineLvl w:val="7"/>
    </w:pPr>
    <w:rPr>
      <w:rFonts w:ascii="Arial" w:eastAsia="Times New Roman" w:hAnsi="Arial" w:cs="Times New Roman"/>
      <w:i/>
      <w:iCs/>
      <w:caps/>
      <w:sz w:val="24"/>
      <w:szCs w:val="24"/>
      <w:lang w:eastAsia="cs-CZ"/>
    </w:rPr>
  </w:style>
  <w:style w:type="paragraph" w:styleId="Nadpis9">
    <w:name w:val="heading 9"/>
    <w:basedOn w:val="Normln"/>
    <w:next w:val="Normln"/>
    <w:link w:val="Nadpis9Char"/>
    <w:rsid w:val="00B216F1"/>
    <w:pPr>
      <w:numPr>
        <w:ilvl w:val="8"/>
        <w:numId w:val="8"/>
      </w:numPr>
      <w:spacing w:before="0" w:after="120"/>
      <w:jc w:val="both"/>
      <w:outlineLvl w:val="8"/>
    </w:pPr>
    <w:rPr>
      <w:rFonts w:ascii="Arial" w:eastAsia="Times New Roman" w:hAnsi="Arial"/>
      <w:caps/>
      <w:sz w:val="24"/>
      <w:szCs w:val="24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aliases w:val="body,Odsek zoznamu2,Nad,Odstavec cíl se seznamem,Odstavec_muj,Bullet Number,lp1,lp11,List Paragraph11,Use Case List Paragraph,Bullet 1,Odsek zoznamu1"/>
    <w:basedOn w:val="Normln"/>
    <w:link w:val="OdstavecseseznamemChar"/>
    <w:uiPriority w:val="34"/>
    <w:rsid w:val="00B216F1"/>
    <w:pPr>
      <w:ind w:left="720"/>
    </w:pPr>
  </w:style>
  <w:style w:type="table" w:styleId="Mkatabulky">
    <w:name w:val="Table Grid"/>
    <w:basedOn w:val="Normlntabulka"/>
    <w:uiPriority w:val="59"/>
    <w:rsid w:val="00B216F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bubliny">
    <w:name w:val="Balloon Text"/>
    <w:basedOn w:val="Normln"/>
    <w:link w:val="TextbublinyChar"/>
    <w:uiPriority w:val="99"/>
    <w:semiHidden/>
    <w:unhideWhenUsed/>
    <w:rsid w:val="00B216F1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B216F1"/>
    <w:rPr>
      <w:rFonts w:ascii="Tahoma" w:hAnsi="Tahoma" w:cs="Tahoma"/>
      <w:sz w:val="16"/>
      <w:szCs w:val="16"/>
      <w:lang w:val="cs-CZ"/>
    </w:rPr>
  </w:style>
  <w:style w:type="character" w:styleId="Odkaznakoment">
    <w:name w:val="annotation reference"/>
    <w:basedOn w:val="Standardnpsmoodstavce"/>
    <w:uiPriority w:val="99"/>
    <w:semiHidden/>
    <w:unhideWhenUsed/>
    <w:rsid w:val="00B216F1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B216F1"/>
  </w:style>
  <w:style w:type="character" w:customStyle="1" w:styleId="TextkomenteChar">
    <w:name w:val="Text komentáře Char"/>
    <w:basedOn w:val="Standardnpsmoodstavce"/>
    <w:link w:val="Textkomente"/>
    <w:uiPriority w:val="99"/>
    <w:rsid w:val="00B216F1"/>
    <w:rPr>
      <w:rFonts w:ascii="Arial Narrow" w:hAnsi="Arial Narrow" w:cs="Arial"/>
      <w:sz w:val="20"/>
      <w:szCs w:val="20"/>
      <w:lang w:val="cs-CZ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B216F1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B216F1"/>
    <w:rPr>
      <w:rFonts w:ascii="Arial Narrow" w:hAnsi="Arial Narrow" w:cs="Arial"/>
      <w:b/>
      <w:bCs/>
      <w:sz w:val="20"/>
      <w:szCs w:val="20"/>
      <w:lang w:val="cs-CZ"/>
    </w:rPr>
  </w:style>
  <w:style w:type="paragraph" w:styleId="Revize">
    <w:name w:val="Revision"/>
    <w:hidden/>
    <w:uiPriority w:val="99"/>
    <w:semiHidden/>
    <w:rsid w:val="008A0D0B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rsid w:val="002D6ED4"/>
    <w:rPr>
      <w:rFonts w:ascii="Verdana" w:hAnsi="Verdana" w:cs="Arial"/>
      <w:b/>
      <w:color w:val="000000" w:themeColor="text1"/>
      <w:sz w:val="28"/>
      <w:szCs w:val="20"/>
      <w:lang w:val="cs-CZ"/>
    </w:rPr>
  </w:style>
  <w:style w:type="character" w:customStyle="1" w:styleId="Nadpis2Char">
    <w:name w:val="Nadpis 2 Char"/>
    <w:basedOn w:val="Standardnpsmoodstavce"/>
    <w:link w:val="Nadpis2"/>
    <w:rsid w:val="002D6ED4"/>
    <w:rPr>
      <w:rFonts w:ascii="Verdana" w:hAnsi="Verdana" w:cs="Arial"/>
      <w:b/>
      <w:color w:val="000000" w:themeColor="text1"/>
      <w:szCs w:val="20"/>
      <w:lang w:val="cs-CZ"/>
    </w:rPr>
  </w:style>
  <w:style w:type="character" w:customStyle="1" w:styleId="Kovodkaz">
    <w:name w:val="Křížový odkaz"/>
    <w:basedOn w:val="Zdraznn"/>
    <w:uiPriority w:val="1"/>
    <w:qFormat/>
    <w:rsid w:val="002D6ED4"/>
    <w:rPr>
      <w:rFonts w:ascii="Verdana" w:hAnsi="Verdana"/>
      <w:i/>
      <w:iCs/>
      <w:sz w:val="18"/>
      <w:u w:val="single"/>
    </w:rPr>
  </w:style>
  <w:style w:type="table" w:styleId="Stednstnovn2zvraznn5">
    <w:name w:val="Medium Shading 2 Accent 5"/>
    <w:basedOn w:val="Normlntabulka"/>
    <w:uiPriority w:val="64"/>
    <w:rsid w:val="00B216F1"/>
    <w:pPr>
      <w:spacing w:after="0" w:line="240" w:lineRule="auto"/>
    </w:pPr>
    <w:rPr>
      <w:lang w:val="cs-CZ" w:eastAsia="cs-CZ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OdstavecseseznamemChar">
    <w:name w:val="Odstavec se seznamem Char"/>
    <w:aliases w:val="body Char,Odsek zoznamu2 Char,Nad Char,Odstavec cíl se seznamem Char,Odstavec_muj Char,Bullet Number Char,lp1 Char,lp11 Char,List Paragraph11 Char,Use Case List Paragraph Char,Bullet 1 Char,Odsek zoznamu1 Char"/>
    <w:basedOn w:val="Standardnpsmoodstavce"/>
    <w:link w:val="Odstavecseseznamem"/>
    <w:uiPriority w:val="34"/>
    <w:qFormat/>
    <w:locked/>
    <w:rsid w:val="00B216F1"/>
    <w:rPr>
      <w:rFonts w:ascii="Arial Narrow" w:hAnsi="Arial Narrow" w:cs="Arial"/>
      <w:sz w:val="20"/>
      <w:szCs w:val="20"/>
      <w:lang w:val="cs-CZ"/>
    </w:rPr>
  </w:style>
  <w:style w:type="paragraph" w:styleId="Obsah1">
    <w:name w:val="toc 1"/>
    <w:basedOn w:val="Normln"/>
    <w:next w:val="Normln"/>
    <w:autoRedefine/>
    <w:uiPriority w:val="39"/>
    <w:unhideWhenUsed/>
    <w:rsid w:val="00B216F1"/>
    <w:pPr>
      <w:tabs>
        <w:tab w:val="left" w:pos="400"/>
        <w:tab w:val="right" w:leader="dot" w:pos="9062"/>
      </w:tabs>
    </w:pPr>
    <w:rPr>
      <w:b/>
    </w:rPr>
  </w:style>
  <w:style w:type="paragraph" w:styleId="Obsah2">
    <w:name w:val="toc 2"/>
    <w:basedOn w:val="Normln"/>
    <w:next w:val="Normln"/>
    <w:autoRedefine/>
    <w:uiPriority w:val="39"/>
    <w:unhideWhenUsed/>
    <w:rsid w:val="00B216F1"/>
    <w:pPr>
      <w:tabs>
        <w:tab w:val="left" w:pos="720"/>
        <w:tab w:val="right" w:leader="dot" w:pos="9062"/>
      </w:tabs>
      <w:ind w:left="198"/>
    </w:pPr>
  </w:style>
  <w:style w:type="character" w:styleId="Hypertextovodkaz">
    <w:name w:val="Hyperlink"/>
    <w:basedOn w:val="Standardnpsmoodstavce"/>
    <w:uiPriority w:val="99"/>
    <w:unhideWhenUsed/>
    <w:rsid w:val="00B216F1"/>
    <w:rPr>
      <w:color w:val="E36C0A" w:themeColor="accent6" w:themeShade="BF"/>
      <w:u w:val="single"/>
    </w:rPr>
  </w:style>
  <w:style w:type="character" w:customStyle="1" w:styleId="Nadpis3Char">
    <w:name w:val="Nadpis 3 Char"/>
    <w:basedOn w:val="Standardnpsmoodstavce"/>
    <w:link w:val="Nadpis3"/>
    <w:rsid w:val="002F7B90"/>
    <w:rPr>
      <w:rFonts w:ascii="Verdana" w:eastAsiaTheme="majorEastAsia" w:hAnsi="Verdana" w:cstheme="majorBidi"/>
      <w:color w:val="000000" w:themeColor="text1"/>
      <w:sz w:val="20"/>
      <w:szCs w:val="24"/>
      <w:u w:val="single"/>
      <w:lang w:val="cs-CZ"/>
    </w:rPr>
  </w:style>
  <w:style w:type="numbering" w:customStyle="1" w:styleId="Aktulnseznam1">
    <w:name w:val="Aktuální seznam1"/>
    <w:uiPriority w:val="99"/>
    <w:rsid w:val="00B216F1"/>
    <w:pPr>
      <w:numPr>
        <w:numId w:val="2"/>
      </w:numPr>
    </w:pPr>
  </w:style>
  <w:style w:type="paragraph" w:styleId="Obsah3">
    <w:name w:val="toc 3"/>
    <w:basedOn w:val="Normln"/>
    <w:next w:val="Normln"/>
    <w:autoRedefine/>
    <w:uiPriority w:val="39"/>
    <w:unhideWhenUsed/>
    <w:rsid w:val="00B216F1"/>
    <w:pPr>
      <w:tabs>
        <w:tab w:val="left" w:pos="1200"/>
        <w:tab w:val="right" w:leader="dot" w:pos="9062"/>
      </w:tabs>
      <w:ind w:left="403"/>
    </w:pPr>
  </w:style>
  <w:style w:type="numbering" w:customStyle="1" w:styleId="Aktulnseznam2">
    <w:name w:val="Aktuální seznam2"/>
    <w:uiPriority w:val="99"/>
    <w:rsid w:val="00B216F1"/>
    <w:pPr>
      <w:numPr>
        <w:numId w:val="3"/>
      </w:numPr>
    </w:pPr>
  </w:style>
  <w:style w:type="paragraph" w:customStyle="1" w:styleId="Tabulka">
    <w:name w:val="Tabulka"/>
    <w:basedOn w:val="Normln"/>
    <w:link w:val="TabulkaChar"/>
    <w:qFormat/>
    <w:rsid w:val="006C2552"/>
  </w:style>
  <w:style w:type="character" w:customStyle="1" w:styleId="Nadpis4Char">
    <w:name w:val="Nadpis 4 Char"/>
    <w:basedOn w:val="Standardnpsmoodstavce"/>
    <w:link w:val="Nadpis4"/>
    <w:rsid w:val="00B216F1"/>
    <w:rPr>
      <w:rFonts w:ascii="Arial Narrow" w:eastAsiaTheme="majorEastAsia" w:hAnsi="Arial Narrow" w:cstheme="majorBidi"/>
      <w:b/>
      <w:iCs/>
      <w:sz w:val="20"/>
      <w:szCs w:val="24"/>
      <w:lang w:val="cs-CZ"/>
    </w:rPr>
  </w:style>
  <w:style w:type="character" w:styleId="Nevyeenzmnka">
    <w:name w:val="Unresolved Mention"/>
    <w:basedOn w:val="Standardnpsmoodstavce"/>
    <w:uiPriority w:val="99"/>
    <w:semiHidden/>
    <w:unhideWhenUsed/>
    <w:rsid w:val="00B216F1"/>
    <w:rPr>
      <w:color w:val="605E5C"/>
      <w:shd w:val="clear" w:color="auto" w:fill="E1DFDD"/>
    </w:rPr>
  </w:style>
  <w:style w:type="numbering" w:customStyle="1" w:styleId="Aktulnseznam3">
    <w:name w:val="Aktuální seznam3"/>
    <w:uiPriority w:val="99"/>
    <w:rsid w:val="00B216F1"/>
    <w:pPr>
      <w:numPr>
        <w:numId w:val="4"/>
      </w:numPr>
    </w:pPr>
  </w:style>
  <w:style w:type="paragraph" w:customStyle="1" w:styleId="Tabulka2">
    <w:name w:val="Tabulka 2"/>
    <w:basedOn w:val="Tabulka"/>
    <w:qFormat/>
    <w:rsid w:val="00B216F1"/>
    <w:rPr>
      <w:b/>
    </w:rPr>
  </w:style>
  <w:style w:type="paragraph" w:customStyle="1" w:styleId="Tabulkaseznam">
    <w:name w:val="Tabulka seznam"/>
    <w:basedOn w:val="Normlnbezodsazen"/>
    <w:qFormat/>
    <w:rsid w:val="008D390A"/>
    <w:pPr>
      <w:numPr>
        <w:numId w:val="14"/>
      </w:numPr>
    </w:pPr>
  </w:style>
  <w:style w:type="paragraph" w:customStyle="1" w:styleId="Normlnodrky">
    <w:name w:val="Normální odrážky"/>
    <w:basedOn w:val="Normln"/>
    <w:qFormat/>
    <w:rsid w:val="00B216F1"/>
    <w:pPr>
      <w:numPr>
        <w:numId w:val="7"/>
      </w:numPr>
    </w:pPr>
  </w:style>
  <w:style w:type="paragraph" w:styleId="Nzev">
    <w:name w:val="Title"/>
    <w:basedOn w:val="Normln"/>
    <w:next w:val="Normln"/>
    <w:link w:val="NzevChar"/>
    <w:uiPriority w:val="10"/>
    <w:qFormat/>
    <w:rsid w:val="002D6ED4"/>
    <w:pPr>
      <w:spacing w:before="0"/>
      <w:jc w:val="center"/>
    </w:pPr>
    <w:rPr>
      <w:rFonts w:eastAsiaTheme="majorEastAsia" w:cstheme="majorBidi"/>
      <w:b/>
      <w:bCs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D6ED4"/>
    <w:rPr>
      <w:rFonts w:ascii="Verdana" w:eastAsiaTheme="majorEastAsia" w:hAnsi="Verdana" w:cstheme="majorBidi"/>
      <w:b/>
      <w:bCs/>
      <w:spacing w:val="-10"/>
      <w:kern w:val="28"/>
      <w:sz w:val="56"/>
      <w:szCs w:val="56"/>
      <w:lang w:val="cs-CZ"/>
    </w:rPr>
  </w:style>
  <w:style w:type="paragraph" w:styleId="Zhlav">
    <w:name w:val="header"/>
    <w:basedOn w:val="Normln"/>
    <w:link w:val="ZhlavChar"/>
    <w:uiPriority w:val="99"/>
    <w:unhideWhenUsed/>
    <w:rsid w:val="00B216F1"/>
    <w:pPr>
      <w:tabs>
        <w:tab w:val="center" w:pos="4536"/>
        <w:tab w:val="right" w:pos="9072"/>
      </w:tabs>
      <w:spacing w:before="0"/>
    </w:pPr>
    <w:rPr>
      <w:sz w:val="16"/>
    </w:rPr>
  </w:style>
  <w:style w:type="character" w:customStyle="1" w:styleId="ZhlavChar">
    <w:name w:val="Záhlaví Char"/>
    <w:basedOn w:val="Standardnpsmoodstavce"/>
    <w:link w:val="Zhlav"/>
    <w:uiPriority w:val="99"/>
    <w:rsid w:val="00B216F1"/>
    <w:rPr>
      <w:rFonts w:ascii="Arial Narrow" w:hAnsi="Arial Narrow" w:cs="Arial"/>
      <w:sz w:val="16"/>
      <w:szCs w:val="20"/>
      <w:lang w:val="cs-CZ"/>
    </w:rPr>
  </w:style>
  <w:style w:type="paragraph" w:styleId="Zpat">
    <w:name w:val="footer"/>
    <w:basedOn w:val="Normln"/>
    <w:link w:val="ZpatChar"/>
    <w:uiPriority w:val="99"/>
    <w:unhideWhenUsed/>
    <w:rsid w:val="00B216F1"/>
    <w:pPr>
      <w:tabs>
        <w:tab w:val="center" w:pos="4536"/>
        <w:tab w:val="right" w:pos="9072"/>
      </w:tabs>
      <w:spacing w:before="0"/>
    </w:pPr>
  </w:style>
  <w:style w:type="character" w:customStyle="1" w:styleId="ZpatChar">
    <w:name w:val="Zápatí Char"/>
    <w:basedOn w:val="Standardnpsmoodstavce"/>
    <w:link w:val="Zpat"/>
    <w:uiPriority w:val="99"/>
    <w:rsid w:val="00B216F1"/>
    <w:rPr>
      <w:rFonts w:ascii="Arial Narrow" w:hAnsi="Arial Narrow" w:cs="Arial"/>
      <w:sz w:val="20"/>
      <w:szCs w:val="20"/>
      <w:lang w:val="cs-CZ"/>
    </w:rPr>
  </w:style>
  <w:style w:type="character" w:styleId="slostrnky">
    <w:name w:val="page number"/>
    <w:basedOn w:val="Standardnpsmoodstavce"/>
    <w:uiPriority w:val="99"/>
    <w:semiHidden/>
    <w:unhideWhenUsed/>
    <w:rsid w:val="00B216F1"/>
    <w:rPr>
      <w:rFonts w:ascii="Arial Narrow" w:hAnsi="Arial Narrow"/>
      <w:b w:val="0"/>
      <w:i w:val="0"/>
      <w:sz w:val="16"/>
    </w:rPr>
  </w:style>
  <w:style w:type="paragraph" w:customStyle="1" w:styleId="Nadpis1ploha">
    <w:name w:val="Nadpis 1 příloha"/>
    <w:basedOn w:val="Nadpis1"/>
    <w:next w:val="Normln"/>
    <w:rsid w:val="002D6ED4"/>
    <w:pPr>
      <w:numPr>
        <w:numId w:val="0"/>
      </w:numPr>
    </w:pPr>
  </w:style>
  <w:style w:type="paragraph" w:customStyle="1" w:styleId="Nadpis2ploha">
    <w:name w:val="Nadpis 2 příloha"/>
    <w:basedOn w:val="Nadpis2"/>
    <w:next w:val="Normln"/>
    <w:rsid w:val="00267335"/>
    <w:pPr>
      <w:numPr>
        <w:ilvl w:val="0"/>
        <w:numId w:val="0"/>
      </w:numPr>
    </w:pPr>
  </w:style>
  <w:style w:type="numbering" w:customStyle="1" w:styleId="Styl1">
    <w:name w:val="Styl1"/>
    <w:uiPriority w:val="99"/>
    <w:rsid w:val="00B216F1"/>
    <w:pPr>
      <w:numPr>
        <w:numId w:val="10"/>
      </w:numPr>
    </w:pPr>
  </w:style>
  <w:style w:type="character" w:styleId="Siln">
    <w:name w:val="Strong"/>
    <w:basedOn w:val="Standardnpsmoodstavce"/>
    <w:uiPriority w:val="22"/>
    <w:rsid w:val="00B216F1"/>
    <w:rPr>
      <w:b/>
      <w:bCs/>
      <w:i w:val="0"/>
    </w:rPr>
  </w:style>
  <w:style w:type="numbering" w:customStyle="1" w:styleId="Plohy">
    <w:name w:val="Přílohy"/>
    <w:uiPriority w:val="99"/>
    <w:rsid w:val="00B216F1"/>
    <w:pPr>
      <w:numPr>
        <w:numId w:val="9"/>
      </w:numPr>
    </w:pPr>
  </w:style>
  <w:style w:type="paragraph" w:customStyle="1" w:styleId="Nadpis3ploha">
    <w:name w:val="Nadpis 3 příloha"/>
    <w:basedOn w:val="Nadpis3"/>
    <w:next w:val="Normln"/>
    <w:qFormat/>
    <w:rsid w:val="00267335"/>
    <w:pPr>
      <w:numPr>
        <w:ilvl w:val="0"/>
        <w:numId w:val="0"/>
      </w:numPr>
    </w:pPr>
  </w:style>
  <w:style w:type="paragraph" w:customStyle="1" w:styleId="Nadpis4ploha">
    <w:name w:val="Nadpis 4 příloha"/>
    <w:basedOn w:val="Nadpis4"/>
    <w:qFormat/>
    <w:rsid w:val="00A30086"/>
  </w:style>
  <w:style w:type="paragraph" w:styleId="Textpoznpodarou">
    <w:name w:val="footnote text"/>
    <w:basedOn w:val="Normln"/>
    <w:link w:val="TextpoznpodarouChar"/>
    <w:uiPriority w:val="99"/>
    <w:semiHidden/>
    <w:unhideWhenUsed/>
    <w:qFormat/>
    <w:rsid w:val="00B216F1"/>
    <w:pPr>
      <w:spacing w:before="0"/>
    </w:p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B216F1"/>
    <w:rPr>
      <w:rFonts w:ascii="Arial Narrow" w:hAnsi="Arial Narrow" w:cs="Arial"/>
      <w:sz w:val="18"/>
      <w:szCs w:val="20"/>
      <w:lang w:val="cs-CZ"/>
    </w:rPr>
  </w:style>
  <w:style w:type="character" w:styleId="Znakapoznpodarou">
    <w:name w:val="footnote reference"/>
    <w:basedOn w:val="Standardnpsmoodstavce"/>
    <w:uiPriority w:val="99"/>
    <w:semiHidden/>
    <w:unhideWhenUsed/>
    <w:rsid w:val="00B216F1"/>
    <w:rPr>
      <w:vertAlign w:val="superscript"/>
    </w:rPr>
  </w:style>
  <w:style w:type="paragraph" w:styleId="Titulek">
    <w:name w:val="caption"/>
    <w:basedOn w:val="Normln"/>
    <w:next w:val="Normln"/>
    <w:uiPriority w:val="35"/>
    <w:unhideWhenUsed/>
    <w:rsid w:val="00B216F1"/>
    <w:pPr>
      <w:keepNext/>
      <w:spacing w:before="240" w:after="120"/>
    </w:pPr>
    <w:rPr>
      <w:szCs w:val="18"/>
      <w:u w:val="single"/>
    </w:rPr>
  </w:style>
  <w:style w:type="numbering" w:customStyle="1" w:styleId="Styl2">
    <w:name w:val="Styl2"/>
    <w:uiPriority w:val="99"/>
    <w:rsid w:val="00B216F1"/>
    <w:pPr>
      <w:numPr>
        <w:numId w:val="11"/>
      </w:numPr>
    </w:pPr>
  </w:style>
  <w:style w:type="paragraph" w:customStyle="1" w:styleId="Tabulkatun">
    <w:name w:val="Tabulka tučně"/>
    <w:basedOn w:val="Normlnbezodsazen"/>
    <w:qFormat/>
    <w:rsid w:val="005C7785"/>
    <w:rPr>
      <w:b/>
    </w:rPr>
  </w:style>
  <w:style w:type="character" w:styleId="Zstupntext">
    <w:name w:val="Placeholder Text"/>
    <w:basedOn w:val="Standardnpsmoodstavce"/>
    <w:uiPriority w:val="99"/>
    <w:semiHidden/>
    <w:rsid w:val="00B216F1"/>
    <w:rPr>
      <w:color w:val="808080"/>
    </w:rPr>
  </w:style>
  <w:style w:type="paragraph" w:customStyle="1" w:styleId="Normlnodrkyinstrukcepklad">
    <w:name w:val="Normální odrážky instrukce příklad"/>
    <w:basedOn w:val="Normlnodrky"/>
    <w:rsid w:val="00753C32"/>
    <w:pPr>
      <w:shd w:val="clear" w:color="auto" w:fill="FDE9D9" w:themeFill="accent6" w:themeFillTint="33"/>
    </w:pPr>
    <w:rPr>
      <w:color w:val="E36C0A" w:themeColor="accent6" w:themeShade="BF"/>
    </w:rPr>
  </w:style>
  <w:style w:type="character" w:customStyle="1" w:styleId="Nadpis5Char">
    <w:name w:val="Nadpis 5 Char"/>
    <w:basedOn w:val="Standardnpsmoodstavce"/>
    <w:link w:val="Nadpis5"/>
    <w:rsid w:val="00B216F1"/>
    <w:rPr>
      <w:rFonts w:asciiTheme="majorHAnsi" w:eastAsiaTheme="majorEastAsia" w:hAnsiTheme="majorHAnsi" w:cstheme="majorBidi"/>
      <w:color w:val="365F91" w:themeColor="accent1" w:themeShade="BF"/>
      <w:sz w:val="20"/>
      <w:szCs w:val="20"/>
      <w:lang w:val="cs-CZ"/>
    </w:rPr>
  </w:style>
  <w:style w:type="character" w:styleId="Zdraznnjemn">
    <w:name w:val="Subtle Emphasis"/>
    <w:aliases w:val="Zdůraznění – tučně"/>
    <w:basedOn w:val="Standardnpsmoodstavce"/>
    <w:uiPriority w:val="19"/>
    <w:qFormat/>
    <w:rsid w:val="008D390A"/>
    <w:rPr>
      <w:rFonts w:ascii="Verdana" w:hAnsi="Verdana"/>
      <w:b/>
      <w:i w:val="0"/>
      <w:iCs/>
      <w:color w:val="404040" w:themeColor="text1" w:themeTint="BF"/>
      <w:sz w:val="18"/>
    </w:rPr>
  </w:style>
  <w:style w:type="character" w:styleId="Zdraznn">
    <w:name w:val="Emphasis"/>
    <w:basedOn w:val="Standardnpsmoodstavce"/>
    <w:uiPriority w:val="20"/>
    <w:qFormat/>
    <w:rsid w:val="008D390A"/>
    <w:rPr>
      <w:rFonts w:ascii="Verdana" w:hAnsi="Verdana"/>
      <w:i/>
      <w:iCs/>
      <w:sz w:val="18"/>
    </w:rPr>
  </w:style>
  <w:style w:type="paragraph" w:styleId="Obsah4">
    <w:name w:val="toc 4"/>
    <w:basedOn w:val="Normln"/>
    <w:next w:val="Normln"/>
    <w:autoRedefine/>
    <w:uiPriority w:val="39"/>
    <w:unhideWhenUsed/>
    <w:rsid w:val="00B216F1"/>
    <w:pPr>
      <w:spacing w:before="0" w:after="100" w:line="259" w:lineRule="auto"/>
      <w:ind w:left="660"/>
    </w:pPr>
    <w:rPr>
      <w:rFonts w:asciiTheme="minorHAnsi" w:hAnsiTheme="minorHAnsi" w:cstheme="minorBidi"/>
      <w:sz w:val="22"/>
      <w:szCs w:val="22"/>
      <w:lang w:eastAsia="cs-CZ"/>
    </w:rPr>
  </w:style>
  <w:style w:type="paragraph" w:styleId="Obsah5">
    <w:name w:val="toc 5"/>
    <w:basedOn w:val="Normln"/>
    <w:next w:val="Normln"/>
    <w:autoRedefine/>
    <w:uiPriority w:val="39"/>
    <w:unhideWhenUsed/>
    <w:rsid w:val="00B216F1"/>
    <w:pPr>
      <w:spacing w:before="0" w:after="100" w:line="259" w:lineRule="auto"/>
      <w:ind w:left="880"/>
    </w:pPr>
    <w:rPr>
      <w:rFonts w:asciiTheme="minorHAnsi" w:hAnsiTheme="minorHAnsi" w:cstheme="minorBidi"/>
      <w:sz w:val="22"/>
      <w:szCs w:val="22"/>
      <w:lang w:eastAsia="cs-CZ"/>
    </w:rPr>
  </w:style>
  <w:style w:type="paragraph" w:styleId="Obsah6">
    <w:name w:val="toc 6"/>
    <w:basedOn w:val="Normln"/>
    <w:next w:val="Normln"/>
    <w:autoRedefine/>
    <w:uiPriority w:val="39"/>
    <w:unhideWhenUsed/>
    <w:rsid w:val="00B216F1"/>
    <w:pPr>
      <w:spacing w:before="0" w:after="100" w:line="259" w:lineRule="auto"/>
      <w:ind w:left="1100"/>
    </w:pPr>
    <w:rPr>
      <w:rFonts w:asciiTheme="minorHAnsi" w:hAnsiTheme="minorHAnsi" w:cstheme="minorBidi"/>
      <w:sz w:val="22"/>
      <w:szCs w:val="22"/>
      <w:lang w:eastAsia="cs-CZ"/>
    </w:rPr>
  </w:style>
  <w:style w:type="paragraph" w:styleId="Obsah7">
    <w:name w:val="toc 7"/>
    <w:basedOn w:val="Normln"/>
    <w:next w:val="Normln"/>
    <w:autoRedefine/>
    <w:uiPriority w:val="39"/>
    <w:unhideWhenUsed/>
    <w:rsid w:val="00B216F1"/>
    <w:pPr>
      <w:spacing w:before="0" w:after="100" w:line="259" w:lineRule="auto"/>
      <w:ind w:left="1320"/>
    </w:pPr>
    <w:rPr>
      <w:rFonts w:asciiTheme="minorHAnsi" w:hAnsiTheme="minorHAnsi" w:cstheme="minorBidi"/>
      <w:sz w:val="22"/>
      <w:szCs w:val="22"/>
      <w:lang w:eastAsia="cs-CZ"/>
    </w:rPr>
  </w:style>
  <w:style w:type="paragraph" w:styleId="Obsah8">
    <w:name w:val="toc 8"/>
    <w:basedOn w:val="Normln"/>
    <w:next w:val="Normln"/>
    <w:autoRedefine/>
    <w:uiPriority w:val="39"/>
    <w:unhideWhenUsed/>
    <w:rsid w:val="00B216F1"/>
    <w:pPr>
      <w:spacing w:before="0" w:after="100" w:line="259" w:lineRule="auto"/>
      <w:ind w:left="1540"/>
    </w:pPr>
    <w:rPr>
      <w:rFonts w:asciiTheme="minorHAnsi" w:hAnsiTheme="minorHAnsi" w:cstheme="minorBidi"/>
      <w:sz w:val="22"/>
      <w:szCs w:val="22"/>
      <w:lang w:eastAsia="cs-CZ"/>
    </w:rPr>
  </w:style>
  <w:style w:type="paragraph" w:styleId="Obsah9">
    <w:name w:val="toc 9"/>
    <w:basedOn w:val="Normln"/>
    <w:next w:val="Normln"/>
    <w:autoRedefine/>
    <w:uiPriority w:val="39"/>
    <w:unhideWhenUsed/>
    <w:rsid w:val="00B216F1"/>
    <w:pPr>
      <w:spacing w:before="0" w:after="100" w:line="259" w:lineRule="auto"/>
      <w:ind w:left="1760"/>
    </w:pPr>
    <w:rPr>
      <w:rFonts w:asciiTheme="minorHAnsi" w:hAnsiTheme="minorHAnsi" w:cstheme="minorBidi"/>
      <w:sz w:val="22"/>
      <w:szCs w:val="22"/>
      <w:lang w:eastAsia="cs-CZ"/>
    </w:rPr>
  </w:style>
  <w:style w:type="character" w:customStyle="1" w:styleId="Instrukce">
    <w:name w:val="Instrukce"/>
    <w:basedOn w:val="Standardnpsmoodstavce"/>
    <w:uiPriority w:val="1"/>
    <w:qFormat/>
    <w:rsid w:val="003354F5"/>
    <w:rPr>
      <w:rFonts w:ascii="Verdana" w:hAnsi="Verdana"/>
      <w:i/>
      <w:color w:val="E36C0A" w:themeColor="accent6" w:themeShade="BF"/>
      <w:sz w:val="18"/>
      <w:bdr w:val="none" w:sz="0" w:space="0" w:color="auto"/>
      <w:shd w:val="clear" w:color="auto" w:fill="auto"/>
    </w:rPr>
  </w:style>
  <w:style w:type="paragraph" w:styleId="Podnadpis">
    <w:name w:val="Subtitle"/>
    <w:basedOn w:val="Nzev"/>
    <w:next w:val="Normln"/>
    <w:link w:val="PodnadpisChar"/>
    <w:uiPriority w:val="11"/>
    <w:qFormat/>
    <w:rsid w:val="002D6ED4"/>
    <w:pPr>
      <w:spacing w:before="240"/>
      <w:jc w:val="left"/>
    </w:pPr>
    <w:rPr>
      <w:sz w:val="36"/>
      <w:szCs w:val="36"/>
    </w:rPr>
  </w:style>
  <w:style w:type="character" w:customStyle="1" w:styleId="PodnadpisChar">
    <w:name w:val="Podnadpis Char"/>
    <w:basedOn w:val="Standardnpsmoodstavce"/>
    <w:link w:val="Podnadpis"/>
    <w:uiPriority w:val="11"/>
    <w:rsid w:val="002D6ED4"/>
    <w:rPr>
      <w:rFonts w:ascii="Verdana" w:eastAsiaTheme="majorEastAsia" w:hAnsi="Verdana" w:cstheme="majorBidi"/>
      <w:b/>
      <w:bCs/>
      <w:spacing w:val="-10"/>
      <w:kern w:val="28"/>
      <w:sz w:val="36"/>
      <w:szCs w:val="36"/>
      <w:lang w:val="cs-CZ"/>
    </w:rPr>
  </w:style>
  <w:style w:type="paragraph" w:customStyle="1" w:styleId="lneka">
    <w:name w:val="Článek (a)"/>
    <w:basedOn w:val="Normln"/>
    <w:rsid w:val="00B216F1"/>
    <w:pPr>
      <w:numPr>
        <w:ilvl w:val="2"/>
        <w:numId w:val="5"/>
      </w:numPr>
    </w:pPr>
  </w:style>
  <w:style w:type="paragraph" w:customStyle="1" w:styleId="lnek11">
    <w:name w:val="Článek 1.1"/>
    <w:basedOn w:val="Nadpis2"/>
    <w:rsid w:val="00B216F1"/>
    <w:pPr>
      <w:spacing w:before="120" w:after="0"/>
      <w:ind w:left="567" w:hanging="567"/>
    </w:pPr>
    <w:rPr>
      <w:b w:val="0"/>
      <w:sz w:val="20"/>
    </w:rPr>
  </w:style>
  <w:style w:type="numbering" w:customStyle="1" w:styleId="Dokumentslnky">
    <w:name w:val="Dokument s články"/>
    <w:uiPriority w:val="99"/>
    <w:rsid w:val="00B216F1"/>
    <w:pPr>
      <w:numPr>
        <w:numId w:val="6"/>
      </w:numPr>
    </w:pPr>
  </w:style>
  <w:style w:type="paragraph" w:customStyle="1" w:styleId="InstrukceNormln">
    <w:name w:val="Instrukce Normální"/>
    <w:basedOn w:val="Normln"/>
    <w:qFormat/>
    <w:rsid w:val="00B216F1"/>
    <w:pPr>
      <w:shd w:val="clear" w:color="auto" w:fill="FDE9D9" w:themeFill="accent6" w:themeFillTint="33"/>
    </w:pPr>
    <w:rPr>
      <w:i/>
      <w:iCs/>
      <w:color w:val="E36C0A" w:themeColor="accent6" w:themeShade="BF"/>
    </w:rPr>
  </w:style>
  <w:style w:type="paragraph" w:customStyle="1" w:styleId="InstrukceNormlnodrkypklad">
    <w:name w:val="Instrukce Normální odrážky příklad"/>
    <w:basedOn w:val="Normlnodrky"/>
    <w:rsid w:val="00B216F1"/>
    <w:pPr>
      <w:shd w:val="clear" w:color="auto" w:fill="C6D9F1" w:themeFill="text2" w:themeFillTint="33"/>
    </w:pPr>
    <w:rPr>
      <w:color w:val="1F497D" w:themeColor="text2"/>
    </w:rPr>
  </w:style>
  <w:style w:type="paragraph" w:customStyle="1" w:styleId="InstrukceNormlnpklad">
    <w:name w:val="Instrukce Normální příklad"/>
    <w:basedOn w:val="InstrukceNormln"/>
    <w:rsid w:val="00B216F1"/>
    <w:pPr>
      <w:shd w:val="clear" w:color="auto" w:fill="C6D9F1" w:themeFill="text2" w:themeFillTint="33"/>
    </w:pPr>
    <w:rPr>
      <w:i w:val="0"/>
      <w:iCs w:val="0"/>
      <w:color w:val="1F497D" w:themeColor="text2"/>
    </w:rPr>
  </w:style>
  <w:style w:type="character" w:customStyle="1" w:styleId="Nadpis6Char">
    <w:name w:val="Nadpis 6 Char"/>
    <w:basedOn w:val="Standardnpsmoodstavce"/>
    <w:link w:val="Nadpis6"/>
    <w:rsid w:val="00B216F1"/>
    <w:rPr>
      <w:rFonts w:ascii="Arial" w:eastAsia="Times New Roman" w:hAnsi="Arial" w:cs="Times New Roman"/>
      <w:b/>
      <w:bCs/>
      <w:i/>
      <w:caps/>
      <w:sz w:val="24"/>
      <w:szCs w:val="24"/>
      <w:lang w:val="cs-CZ" w:eastAsia="cs-CZ"/>
    </w:rPr>
  </w:style>
  <w:style w:type="character" w:customStyle="1" w:styleId="Nadpis7Char">
    <w:name w:val="Nadpis 7 Char"/>
    <w:basedOn w:val="Standardnpsmoodstavce"/>
    <w:link w:val="Nadpis7"/>
    <w:rsid w:val="00B216F1"/>
    <w:rPr>
      <w:rFonts w:ascii="Arial" w:eastAsia="Times New Roman" w:hAnsi="Arial" w:cs="Times New Roman"/>
      <w:caps/>
      <w:sz w:val="24"/>
      <w:szCs w:val="20"/>
      <w:lang w:val="cs-CZ" w:eastAsia="cs-CZ"/>
    </w:rPr>
  </w:style>
  <w:style w:type="character" w:customStyle="1" w:styleId="Nadpis8Char">
    <w:name w:val="Nadpis 8 Char"/>
    <w:basedOn w:val="Standardnpsmoodstavce"/>
    <w:link w:val="Nadpis8"/>
    <w:rsid w:val="00B216F1"/>
    <w:rPr>
      <w:rFonts w:ascii="Arial" w:eastAsia="Times New Roman" w:hAnsi="Arial" w:cs="Times New Roman"/>
      <w:i/>
      <w:iCs/>
      <w:caps/>
      <w:sz w:val="24"/>
      <w:szCs w:val="24"/>
      <w:lang w:val="cs-CZ" w:eastAsia="cs-CZ"/>
    </w:rPr>
  </w:style>
  <w:style w:type="character" w:customStyle="1" w:styleId="Nadpis9Char">
    <w:name w:val="Nadpis 9 Char"/>
    <w:basedOn w:val="Standardnpsmoodstavce"/>
    <w:link w:val="Nadpis9"/>
    <w:rsid w:val="00B216F1"/>
    <w:rPr>
      <w:rFonts w:ascii="Arial" w:eastAsia="Times New Roman" w:hAnsi="Arial" w:cs="Arial"/>
      <w:caps/>
      <w:sz w:val="24"/>
      <w:szCs w:val="24"/>
      <w:lang w:val="cs-CZ" w:eastAsia="cs-CZ"/>
    </w:rPr>
  </w:style>
  <w:style w:type="paragraph" w:customStyle="1" w:styleId="PlohaNadpis1">
    <w:name w:val="Příloha Nadpis 1"/>
    <w:basedOn w:val="Nadpis1"/>
    <w:next w:val="Normln"/>
    <w:qFormat/>
    <w:rsid w:val="00B216F1"/>
    <w:pPr>
      <w:numPr>
        <w:numId w:val="9"/>
      </w:numPr>
    </w:pPr>
  </w:style>
  <w:style w:type="paragraph" w:customStyle="1" w:styleId="PlohaNadpis2">
    <w:name w:val="Příloha Nadpis 2"/>
    <w:basedOn w:val="Nadpis2"/>
    <w:next w:val="Normln"/>
    <w:qFormat/>
    <w:rsid w:val="00B216F1"/>
    <w:pPr>
      <w:numPr>
        <w:numId w:val="9"/>
      </w:numPr>
    </w:pPr>
  </w:style>
  <w:style w:type="paragraph" w:customStyle="1" w:styleId="PlohaNadpis3">
    <w:name w:val="Příloha Nadpis 3"/>
    <w:basedOn w:val="Nadpis3"/>
    <w:next w:val="Normln"/>
    <w:rsid w:val="00705E3C"/>
    <w:pPr>
      <w:numPr>
        <w:numId w:val="9"/>
      </w:numPr>
    </w:pPr>
    <w:rPr>
      <w:sz w:val="22"/>
    </w:rPr>
  </w:style>
  <w:style w:type="paragraph" w:customStyle="1" w:styleId="PlohaNadpis4">
    <w:name w:val="Příloha Nadpis 4"/>
    <w:basedOn w:val="Nadpis4"/>
    <w:qFormat/>
    <w:rsid w:val="00B216F1"/>
    <w:pPr>
      <w:ind w:left="567" w:hanging="567"/>
    </w:pPr>
  </w:style>
  <w:style w:type="paragraph" w:styleId="Bezmezer">
    <w:name w:val="No Spacing"/>
    <w:uiPriority w:val="1"/>
    <w:rsid w:val="00B4416A"/>
    <w:pPr>
      <w:spacing w:after="0" w:line="240" w:lineRule="auto"/>
      <w:ind w:left="567"/>
    </w:pPr>
    <w:rPr>
      <w:rFonts w:ascii="Arial Narrow" w:hAnsi="Arial Narrow" w:cs="Arial"/>
      <w:sz w:val="20"/>
      <w:szCs w:val="20"/>
      <w:lang w:val="cs-CZ"/>
    </w:rPr>
  </w:style>
  <w:style w:type="character" w:customStyle="1" w:styleId="fontstyle01">
    <w:name w:val="fontstyle01"/>
    <w:basedOn w:val="Standardnpsmoodstavce"/>
    <w:rsid w:val="00A155E7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Standardnpsmoodstavce"/>
    <w:rsid w:val="00A155E7"/>
    <w:rPr>
      <w:rFonts w:ascii="TT402o00" w:hAnsi="TT402o00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normaltextrun">
    <w:name w:val="normaltextrun"/>
    <w:basedOn w:val="Standardnpsmoodstavce"/>
    <w:rsid w:val="00705E3C"/>
  </w:style>
  <w:style w:type="character" w:customStyle="1" w:styleId="eop">
    <w:name w:val="eop"/>
    <w:basedOn w:val="Standardnpsmoodstavce"/>
    <w:rsid w:val="00705E3C"/>
  </w:style>
  <w:style w:type="paragraph" w:styleId="Nadpisobsahu">
    <w:name w:val="TOC Heading"/>
    <w:basedOn w:val="Nadpis1"/>
    <w:next w:val="Normln"/>
    <w:uiPriority w:val="39"/>
    <w:unhideWhenUsed/>
    <w:rsid w:val="005E3594"/>
    <w:pPr>
      <w:keepLines/>
      <w:pageBreakBefore w:val="0"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cs-CZ"/>
    </w:rPr>
  </w:style>
  <w:style w:type="paragraph" w:customStyle="1" w:styleId="Normlnbezodsazen">
    <w:name w:val="Normální bez odsazení"/>
    <w:basedOn w:val="Normln"/>
    <w:link w:val="NormlnbezodsazenChar"/>
    <w:qFormat/>
    <w:rsid w:val="003F2054"/>
  </w:style>
  <w:style w:type="character" w:customStyle="1" w:styleId="TabulkaChar">
    <w:name w:val="Tabulka Char"/>
    <w:basedOn w:val="Standardnpsmoodstavce"/>
    <w:link w:val="Tabulka"/>
    <w:rsid w:val="006C2552"/>
    <w:rPr>
      <w:rFonts w:ascii="Verdana" w:hAnsi="Verdana" w:cs="Arial"/>
      <w:sz w:val="18"/>
      <w:szCs w:val="20"/>
      <w:lang w:val="cs-CZ"/>
    </w:rPr>
  </w:style>
  <w:style w:type="character" w:customStyle="1" w:styleId="NormlnbezodsazenChar">
    <w:name w:val="Normální bez odsazení Char"/>
    <w:basedOn w:val="Standardnpsmoodstavce"/>
    <w:link w:val="Normlnbezodsazen"/>
    <w:rsid w:val="003F2054"/>
    <w:rPr>
      <w:rFonts w:ascii="Verdana" w:hAnsi="Verdana" w:cs="Arial"/>
      <w:sz w:val="18"/>
      <w:szCs w:val="20"/>
      <w:lang w:val="cs-CZ"/>
    </w:rPr>
  </w:style>
  <w:style w:type="character" w:styleId="Zdraznnintenzivn">
    <w:name w:val="Intense Emphasis"/>
    <w:aliases w:val="Zdůraznění – podtržené"/>
    <w:basedOn w:val="Standardnpsmoodstavce"/>
    <w:uiPriority w:val="21"/>
    <w:qFormat/>
    <w:rsid w:val="008D390A"/>
    <w:rPr>
      <w:rFonts w:ascii="Verdana" w:hAnsi="Verdana"/>
      <w:i w:val="0"/>
      <w:iCs/>
      <w:color w:val="auto"/>
      <w:sz w:val="18"/>
      <w:u w:val="single"/>
    </w:rPr>
  </w:style>
  <w:style w:type="paragraph" w:customStyle="1" w:styleId="Tabulkadoprosted">
    <w:name w:val="Tabulka doprostřed"/>
    <w:basedOn w:val="Normln"/>
    <w:link w:val="TabulkadoprostedChar"/>
    <w:qFormat/>
    <w:rsid w:val="00E53107"/>
    <w:pPr>
      <w:spacing w:before="60" w:after="60"/>
      <w:jc w:val="center"/>
    </w:pPr>
  </w:style>
  <w:style w:type="character" w:customStyle="1" w:styleId="TabulkadoprostedChar">
    <w:name w:val="Tabulka doprostřed Char"/>
    <w:basedOn w:val="Standardnpsmoodstavce"/>
    <w:link w:val="Tabulkadoprosted"/>
    <w:rsid w:val="00E53107"/>
    <w:rPr>
      <w:rFonts w:ascii="Verdana" w:hAnsi="Verdana" w:cs="Arial"/>
      <w:sz w:val="18"/>
      <w:szCs w:val="20"/>
      <w:lang w:val="cs-CZ"/>
    </w:rPr>
  </w:style>
  <w:style w:type="paragraph" w:customStyle="1" w:styleId="Tabulkanormln">
    <w:name w:val="Tabulka normální"/>
    <w:basedOn w:val="Normlnbezodsazen"/>
    <w:link w:val="TabulkanormlnChar"/>
    <w:qFormat/>
    <w:rsid w:val="000C3B8C"/>
    <w:pPr>
      <w:spacing w:before="0"/>
    </w:pPr>
  </w:style>
  <w:style w:type="character" w:customStyle="1" w:styleId="TabulkanormlnChar">
    <w:name w:val="Tabulka normální Char"/>
    <w:basedOn w:val="NormlnbezodsazenChar"/>
    <w:link w:val="Tabulkanormln"/>
    <w:rsid w:val="000C3B8C"/>
    <w:rPr>
      <w:rFonts w:ascii="Verdana" w:hAnsi="Verdana" w:cs="Arial"/>
      <w:sz w:val="18"/>
      <w:szCs w:val="20"/>
      <w:lang w:val="cs-CZ"/>
    </w:rPr>
  </w:style>
  <w:style w:type="paragraph" w:customStyle="1" w:styleId="Tabulkatundoprosted">
    <w:name w:val="Tabulka tučně doprostřed"/>
    <w:basedOn w:val="Normlnbezodsazen"/>
    <w:qFormat/>
    <w:rsid w:val="003F2054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2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5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33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6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7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88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88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76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7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4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1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1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microsoft.com/office/2011/relationships/commentsExtended" Target="commentsExtended.xml"/><Relationship Id="rId23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comments" Target="comments.xml"/><Relationship Id="rId22" Type="http://schemas.microsoft.com/office/2011/relationships/people" Target="peop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DD6536DBB0F455AB97ABB8A3AB717C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D9F4A90E-E9B5-4871-A8B8-AAEFA70C6D71}"/>
      </w:docPartPr>
      <w:docPartBody>
        <w:p w:rsidR="00DD1AEB" w:rsidRDefault="00DD1AEB" w:rsidP="00DD1AEB">
          <w:pPr>
            <w:pStyle w:val="0DD6536DBB0F455AB97ABB8A3AB717CC"/>
          </w:pPr>
          <w:r w:rsidRPr="003C5832">
            <w:rPr>
              <w:rStyle w:val="Zstupntext"/>
            </w:rPr>
            <w:t>[Název]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T402o00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AEB"/>
    <w:rsid w:val="000213BA"/>
    <w:rsid w:val="00262728"/>
    <w:rsid w:val="00325175"/>
    <w:rsid w:val="003522F0"/>
    <w:rsid w:val="00450472"/>
    <w:rsid w:val="004A41E6"/>
    <w:rsid w:val="005B2418"/>
    <w:rsid w:val="00676BBD"/>
    <w:rsid w:val="0075799C"/>
    <w:rsid w:val="007E6F3F"/>
    <w:rsid w:val="00803241"/>
    <w:rsid w:val="00844A93"/>
    <w:rsid w:val="009A7A34"/>
    <w:rsid w:val="009F6222"/>
    <w:rsid w:val="00A96B63"/>
    <w:rsid w:val="00C535E2"/>
    <w:rsid w:val="00C9504C"/>
    <w:rsid w:val="00DD1AEB"/>
    <w:rsid w:val="00FF1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DD1AEB"/>
    <w:rPr>
      <w:color w:val="808080"/>
    </w:rPr>
  </w:style>
  <w:style w:type="paragraph" w:customStyle="1" w:styleId="0DD6536DBB0F455AB97ABB8A3AB717CC">
    <w:name w:val="0DD6536DBB0F455AB97ABB8A3AB717CC"/>
    <w:rsid w:val="00DD1AE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2704483-915F-4131-BF70-F4B038842EEA}">
  <we:reference id="6ddb82f4-bf8c-4a00-a175-f90908da7f9d" version="1.0.0.0" store="EXCatalog" storeType="EXCatalog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BIM Consulting s.r.o.</CompanyEmail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59720b-3c68-457c-942c-3306925aedda">
      <Terms xmlns="http://schemas.microsoft.com/office/infopath/2007/PartnerControls"/>
    </lcf76f155ced4ddcb4097134ff3c332f>
    <TaxCatchAll xmlns="0f12a255-1600-4cae-9121-dd52f35d451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63D4226AEDE040993E2D66C50C2CBB" ma:contentTypeVersion="19" ma:contentTypeDescription="Create a new document." ma:contentTypeScope="" ma:versionID="0a24561e318c402d1fdc127aae6c1cad">
  <xsd:schema xmlns:xsd="http://www.w3.org/2001/XMLSchema" xmlns:xs="http://www.w3.org/2001/XMLSchema" xmlns:p="http://schemas.microsoft.com/office/2006/metadata/properties" xmlns:ns2="9459720b-3c68-457c-942c-3306925aedda" xmlns:ns3="0f12a255-1600-4cae-9121-dd52f35d4516" targetNamespace="http://schemas.microsoft.com/office/2006/metadata/properties" ma:root="true" ma:fieldsID="8e01c8ddfe0ebbc0442aab5f3743c88f" ns2:_="" ns3:_="">
    <xsd:import namespace="9459720b-3c68-457c-942c-3306925aedda"/>
    <xsd:import namespace="0f12a255-1600-4cae-9121-dd52f35d4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59720b-3c68-457c-942c-3306925aed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1f0bb27-dbe0-4bcd-ae55-6bcbe8e170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12a255-1600-4cae-9121-dd52f35d4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2847ff9-e4fb-44d7-a11b-7a68bb3c181d}" ma:internalName="TaxCatchAll" ma:showField="CatchAllData" ma:web="0f12a255-1600-4cae-9121-dd52f35d4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1128AFD-AFFC-411D-B58B-9CF0E4D3EDC0}">
  <ds:schemaRefs>
    <ds:schemaRef ds:uri="http://schemas.microsoft.com/office/2006/metadata/properties"/>
    <ds:schemaRef ds:uri="http://schemas.microsoft.com/office/infopath/2007/PartnerControls"/>
    <ds:schemaRef ds:uri="9459720b-3c68-457c-942c-3306925aedda"/>
    <ds:schemaRef ds:uri="0f12a255-1600-4cae-9121-dd52f35d4516"/>
  </ds:schemaRefs>
</ds:datastoreItem>
</file>

<file path=customXml/itemProps3.xml><?xml version="1.0" encoding="utf-8"?>
<ds:datastoreItem xmlns:ds="http://schemas.openxmlformats.org/officeDocument/2006/customXml" ds:itemID="{B851B138-58BA-4DC9-A954-88362AB44D5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7BF23AC-92C5-49F4-A952-7DD0A5C955BB}"/>
</file>

<file path=customXml/itemProps5.xml><?xml version="1.0" encoding="utf-8"?>
<ds:datastoreItem xmlns:ds="http://schemas.openxmlformats.org/officeDocument/2006/customXml" ds:itemID="{C8B7B749-7724-455C-960B-A1BE27B8650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15</Pages>
  <Words>2425</Words>
  <Characters>14309</Characters>
  <Application>Microsoft Office Word</Application>
  <DocSecurity>0</DocSecurity>
  <Lines>119</Lines>
  <Paragraphs>33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xxx</Company>
  <LinksUpToDate>false</LinksUpToDate>
  <CharactersWithSpaces>16701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(PŘEDBĚŽNÝ) PLÁN REALIZACE BIM (BEP)</dc:title>
  <dc:subject>xxx</dc:subject>
  <dc:creator>xxx</dc:creator>
  <cp:keywords>01</cp:keywords>
  <dc:description/>
  <cp:lastModifiedBy>Lukáš Kohout</cp:lastModifiedBy>
  <cp:revision>441</cp:revision>
  <cp:lastPrinted>2022-09-27T23:47:00Z</cp:lastPrinted>
  <dcterms:created xsi:type="dcterms:W3CDTF">2025-02-24T08:40:00Z</dcterms:created>
  <dcterms:modified xsi:type="dcterms:W3CDTF">2025-12-19T07:11:00Z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0x0101007963D4226AEDE040993E2D66C50C2CBB</vt:lpwstr>
  </property>
  <property fmtid="{D5CDD505-2E9C-101B-9397-08002B2CF9AE}" pid="3" name="MediaServiceImageTags">
    <vt:lpwstr/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